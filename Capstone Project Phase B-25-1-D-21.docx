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60A8" w14:textId="77777777" w:rsidR="003B3DF4" w:rsidRPr="007C4884" w:rsidRDefault="00315205" w:rsidP="007C4884">
      <w:pPr>
        <w:bidi w:val="0"/>
        <w:rPr>
          <w:rFonts w:ascii="Garamond" w:eastAsia="Times New Roman" w:hAnsi="Garamond" w:cs="Times New Roman"/>
        </w:rPr>
      </w:pPr>
      <w:r w:rsidRPr="007C4884">
        <w:rPr>
          <w:rFonts w:ascii="Garamond" w:eastAsia="Times New Roman" w:hAnsi="Garamond" w:cs="Times New Roman"/>
          <w:noProof/>
        </w:rPr>
        <w:drawing>
          <wp:inline distT="0" distB="0" distL="0" distR="0" wp14:anchorId="109BD188" wp14:editId="44C20B66">
            <wp:extent cx="5274310" cy="109855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274310" cy="1098550"/>
                    </a:xfrm>
                    <a:prstGeom prst="rect">
                      <a:avLst/>
                    </a:prstGeom>
                    <a:ln/>
                  </pic:spPr>
                </pic:pic>
              </a:graphicData>
            </a:graphic>
          </wp:inline>
        </w:drawing>
      </w:r>
    </w:p>
    <w:p w14:paraId="6225E2E6" w14:textId="77777777" w:rsidR="003B3DF4" w:rsidRPr="003A2EE6" w:rsidRDefault="00315205" w:rsidP="007C4884">
      <w:pPr>
        <w:bidi w:val="0"/>
        <w:jc w:val="center"/>
        <w:rPr>
          <w:rFonts w:ascii="Garamond" w:eastAsia="Times New Roman" w:hAnsi="Garamond" w:cs="Times New Roman"/>
          <w:sz w:val="28"/>
          <w:szCs w:val="28"/>
        </w:rPr>
      </w:pPr>
      <w:r w:rsidRPr="003A2EE6">
        <w:rPr>
          <w:rFonts w:ascii="Garamond" w:eastAsia="Times New Roman" w:hAnsi="Garamond" w:cs="Times New Roman"/>
          <w:sz w:val="28"/>
          <w:szCs w:val="28"/>
        </w:rPr>
        <w:t>Software Engineering Department</w:t>
      </w:r>
    </w:p>
    <w:p w14:paraId="627E7189" w14:textId="2027A7A2" w:rsidR="003B3DF4" w:rsidRPr="003A2EE6" w:rsidRDefault="00315205" w:rsidP="007C4884">
      <w:pPr>
        <w:bidi w:val="0"/>
        <w:jc w:val="center"/>
        <w:rPr>
          <w:rFonts w:ascii="Garamond" w:eastAsia="Times New Roman" w:hAnsi="Garamond" w:cs="Times New Roman"/>
          <w:b/>
          <w:sz w:val="28"/>
          <w:szCs w:val="28"/>
        </w:rPr>
      </w:pPr>
      <w:r w:rsidRPr="003A2EE6">
        <w:rPr>
          <w:rFonts w:ascii="Garamond" w:eastAsia="Times New Roman" w:hAnsi="Garamond" w:cs="Times New Roman"/>
          <w:sz w:val="28"/>
          <w:szCs w:val="28"/>
        </w:rPr>
        <w:t xml:space="preserve">Capstone Project Phase </w:t>
      </w:r>
      <w:r w:rsidR="0053262E">
        <w:rPr>
          <w:rFonts w:ascii="Garamond" w:eastAsia="Times New Roman" w:hAnsi="Garamond" w:cs="Times New Roman"/>
          <w:sz w:val="28"/>
          <w:szCs w:val="28"/>
        </w:rPr>
        <w:t>B</w:t>
      </w:r>
    </w:p>
    <w:p w14:paraId="27D688C3" w14:textId="77777777" w:rsidR="003B3DF4" w:rsidRPr="003A2EE6" w:rsidRDefault="003B3DF4" w:rsidP="007C4884">
      <w:pPr>
        <w:bidi w:val="0"/>
        <w:jc w:val="center"/>
        <w:rPr>
          <w:rFonts w:ascii="Garamond" w:eastAsia="Times New Roman" w:hAnsi="Garamond" w:cs="Times New Roman"/>
          <w:b/>
          <w:sz w:val="28"/>
          <w:szCs w:val="28"/>
        </w:rPr>
      </w:pPr>
    </w:p>
    <w:p w14:paraId="6C495B35" w14:textId="77777777" w:rsidR="003B3DF4" w:rsidRPr="003A2EE6" w:rsidRDefault="003B3DF4" w:rsidP="007C4884">
      <w:pPr>
        <w:bidi w:val="0"/>
        <w:jc w:val="center"/>
        <w:rPr>
          <w:rFonts w:ascii="Garamond" w:eastAsia="Times New Roman" w:hAnsi="Garamond" w:cs="Times New Roman"/>
          <w:b/>
          <w:sz w:val="28"/>
          <w:szCs w:val="28"/>
        </w:rPr>
      </w:pPr>
    </w:p>
    <w:p w14:paraId="553CED33" w14:textId="6992F93F" w:rsidR="003B3DF4" w:rsidRPr="003A2EE6" w:rsidRDefault="00315205" w:rsidP="007C4884">
      <w:pPr>
        <w:bidi w:val="0"/>
        <w:jc w:val="center"/>
        <w:rPr>
          <w:rFonts w:ascii="Garamond" w:eastAsia="Times New Roman" w:hAnsi="Garamond" w:cs="Times New Roman"/>
          <w:b/>
          <w:sz w:val="28"/>
          <w:szCs w:val="28"/>
        </w:rPr>
      </w:pPr>
      <w:r w:rsidRPr="003A2EE6">
        <w:rPr>
          <w:rFonts w:ascii="Garamond" w:eastAsia="Times New Roman" w:hAnsi="Garamond" w:cs="Times New Roman"/>
          <w:b/>
          <w:sz w:val="28"/>
          <w:szCs w:val="28"/>
        </w:rPr>
        <w:t>Real Estate Price</w:t>
      </w:r>
      <w:r w:rsidR="00782576">
        <w:rPr>
          <w:rFonts w:ascii="Garamond" w:eastAsia="Times New Roman" w:hAnsi="Garamond" w:cs="Times New Roman"/>
          <w:b/>
          <w:sz w:val="28"/>
          <w:szCs w:val="28"/>
        </w:rPr>
        <w:t xml:space="preserve"> </w:t>
      </w:r>
      <w:r w:rsidR="00972E53">
        <w:rPr>
          <w:rFonts w:ascii="Garamond" w:eastAsia="Times New Roman" w:hAnsi="Garamond" w:cs="Times New Roman"/>
          <w:b/>
          <w:sz w:val="28"/>
          <w:szCs w:val="28"/>
        </w:rPr>
        <w:t>Evaluation</w:t>
      </w:r>
      <w:r w:rsidRPr="003A2EE6">
        <w:rPr>
          <w:rFonts w:ascii="Garamond" w:eastAsia="Times New Roman" w:hAnsi="Garamond" w:cs="Times New Roman"/>
          <w:b/>
          <w:sz w:val="28"/>
          <w:szCs w:val="28"/>
        </w:rPr>
        <w:t xml:space="preserve"> Using Machine Learning</w:t>
      </w:r>
      <w:r w:rsidRPr="003A2EE6">
        <w:rPr>
          <w:rFonts w:ascii="Garamond" w:eastAsia="Times New Roman" w:hAnsi="Garamond" w:cs="Times New Roman"/>
          <w:b/>
          <w:sz w:val="28"/>
          <w:szCs w:val="28"/>
        </w:rPr>
        <w:br/>
      </w:r>
    </w:p>
    <w:p w14:paraId="1D649B91" w14:textId="77777777" w:rsidR="003B3DF4" w:rsidRPr="003A2EE6" w:rsidRDefault="003B3DF4" w:rsidP="007C4884">
      <w:pPr>
        <w:bidi w:val="0"/>
        <w:jc w:val="center"/>
        <w:rPr>
          <w:rFonts w:ascii="Garamond" w:eastAsia="Times New Roman" w:hAnsi="Garamond" w:cs="Times New Roman"/>
          <w:b/>
          <w:sz w:val="28"/>
          <w:szCs w:val="28"/>
        </w:rPr>
      </w:pPr>
    </w:p>
    <w:p w14:paraId="37B0BB94" w14:textId="77777777" w:rsidR="003B3DF4" w:rsidRPr="003A2EE6" w:rsidRDefault="003B3DF4" w:rsidP="007C4884">
      <w:pPr>
        <w:bidi w:val="0"/>
        <w:jc w:val="center"/>
        <w:rPr>
          <w:rFonts w:ascii="Garamond" w:eastAsia="Times New Roman" w:hAnsi="Garamond" w:cs="Times New Roman"/>
          <w:b/>
          <w:sz w:val="28"/>
          <w:szCs w:val="28"/>
        </w:rPr>
      </w:pPr>
      <w:hyperlink r:id="rId9">
        <w:r w:rsidRPr="003A2EE6">
          <w:rPr>
            <w:rFonts w:ascii="Garamond" w:eastAsia="Times New Roman" w:hAnsi="Garamond" w:cs="Times New Roman"/>
            <w:b/>
            <w:color w:val="467886"/>
            <w:sz w:val="28"/>
            <w:szCs w:val="28"/>
            <w:u w:val="single"/>
          </w:rPr>
          <w:t>https://github.com/Asaad164/FinalProject.git</w:t>
        </w:r>
      </w:hyperlink>
    </w:p>
    <w:p w14:paraId="1218F58F" w14:textId="77777777" w:rsidR="003B3DF4" w:rsidRPr="003A2EE6" w:rsidRDefault="003B3DF4" w:rsidP="007C4884">
      <w:pPr>
        <w:bidi w:val="0"/>
        <w:rPr>
          <w:rFonts w:ascii="Garamond" w:eastAsia="Times New Roman" w:hAnsi="Garamond" w:cs="Times New Roman"/>
          <w:b/>
          <w:sz w:val="28"/>
          <w:szCs w:val="28"/>
        </w:rPr>
      </w:pPr>
    </w:p>
    <w:p w14:paraId="62912BCA" w14:textId="77777777" w:rsidR="003B3DF4" w:rsidRPr="003A2EE6" w:rsidRDefault="00315205" w:rsidP="007C4884">
      <w:pPr>
        <w:bidi w:val="0"/>
        <w:rPr>
          <w:rFonts w:ascii="Garamond" w:eastAsia="Times New Roman" w:hAnsi="Garamond" w:cs="Times New Roman"/>
          <w:b/>
          <w:sz w:val="28"/>
          <w:szCs w:val="28"/>
        </w:rPr>
      </w:pPr>
      <w:r w:rsidRPr="003A2EE6">
        <w:rPr>
          <w:rFonts w:ascii="Garamond" w:eastAsia="Times New Roman" w:hAnsi="Garamond" w:cs="Times New Roman"/>
          <w:b/>
          <w:sz w:val="28"/>
          <w:szCs w:val="28"/>
        </w:rPr>
        <w:t>Supervisor: Dr. Reuven Cohen</w:t>
      </w:r>
    </w:p>
    <w:tbl>
      <w:tblPr>
        <w:tblStyle w:val="a5"/>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4"/>
        <w:gridCol w:w="4143"/>
        <w:gridCol w:w="4038"/>
      </w:tblGrid>
      <w:tr w:rsidR="003B3DF4" w:rsidRPr="003A2EE6" w14:paraId="765A2D8D" w14:textId="77777777" w:rsidTr="003B3DF4">
        <w:trPr>
          <w:cnfStyle w:val="000000100000" w:firstRow="0" w:lastRow="0" w:firstColumn="0" w:lastColumn="0" w:oddVBand="0" w:evenVBand="0" w:oddHBand="1" w:evenHBand="0" w:firstRowFirstColumn="0" w:firstRowLastColumn="0" w:lastRowFirstColumn="0" w:lastRowLastColumn="0"/>
        </w:trPr>
        <w:tc>
          <w:tcPr>
            <w:tcW w:w="1164" w:type="dxa"/>
            <w:tcBorders>
              <w:left w:val="single" w:sz="4" w:space="0" w:color="000000"/>
              <w:right w:val="nil"/>
            </w:tcBorders>
          </w:tcPr>
          <w:p w14:paraId="7649D11A" w14:textId="77777777" w:rsidR="003B3DF4" w:rsidRPr="003A2EE6" w:rsidRDefault="00315205"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Name</w:t>
            </w:r>
          </w:p>
        </w:tc>
        <w:tc>
          <w:tcPr>
            <w:tcW w:w="4143" w:type="dxa"/>
            <w:tcBorders>
              <w:left w:val="nil"/>
              <w:right w:val="nil"/>
            </w:tcBorders>
          </w:tcPr>
          <w:p w14:paraId="08E7C1CB" w14:textId="77777777" w:rsidR="003B3DF4" w:rsidRPr="003A2EE6" w:rsidRDefault="00315205"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Asaad Sajim</w:t>
            </w:r>
          </w:p>
        </w:tc>
        <w:tc>
          <w:tcPr>
            <w:tcW w:w="4038" w:type="dxa"/>
            <w:tcBorders>
              <w:left w:val="nil"/>
              <w:right w:val="single" w:sz="4" w:space="0" w:color="000000"/>
            </w:tcBorders>
          </w:tcPr>
          <w:p w14:paraId="3E02393A" w14:textId="77777777" w:rsidR="003B3DF4" w:rsidRPr="003A2EE6" w:rsidRDefault="00315205"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Joul Hurani</w:t>
            </w:r>
          </w:p>
        </w:tc>
      </w:tr>
      <w:tr w:rsidR="003B3DF4" w:rsidRPr="003A2EE6" w14:paraId="6FB46746" w14:textId="77777777" w:rsidTr="003B3DF4">
        <w:tc>
          <w:tcPr>
            <w:tcW w:w="1164" w:type="dxa"/>
            <w:tcBorders>
              <w:top w:val="nil"/>
              <w:left w:val="single" w:sz="4" w:space="0" w:color="000000"/>
              <w:bottom w:val="nil"/>
              <w:right w:val="nil"/>
            </w:tcBorders>
          </w:tcPr>
          <w:p w14:paraId="7C925EFF" w14:textId="77777777" w:rsidR="003B3DF4" w:rsidRPr="003A2EE6" w:rsidRDefault="00315205"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ID</w:t>
            </w:r>
          </w:p>
        </w:tc>
        <w:tc>
          <w:tcPr>
            <w:tcW w:w="4143" w:type="dxa"/>
            <w:tcBorders>
              <w:top w:val="nil"/>
              <w:left w:val="nil"/>
              <w:bottom w:val="nil"/>
              <w:right w:val="nil"/>
            </w:tcBorders>
          </w:tcPr>
          <w:p w14:paraId="165368AE" w14:textId="77777777" w:rsidR="003B3DF4" w:rsidRPr="003A2EE6" w:rsidRDefault="00315205"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212755367</w:t>
            </w:r>
          </w:p>
        </w:tc>
        <w:tc>
          <w:tcPr>
            <w:tcW w:w="4038" w:type="dxa"/>
            <w:tcBorders>
              <w:top w:val="nil"/>
              <w:left w:val="nil"/>
              <w:bottom w:val="nil"/>
              <w:right w:val="single" w:sz="4" w:space="0" w:color="000000"/>
            </w:tcBorders>
          </w:tcPr>
          <w:p w14:paraId="18E3A16C" w14:textId="77777777" w:rsidR="003B3DF4" w:rsidRPr="003A2EE6" w:rsidRDefault="00315205"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212873723</w:t>
            </w:r>
          </w:p>
        </w:tc>
      </w:tr>
      <w:tr w:rsidR="003B3DF4" w:rsidRPr="003A2EE6" w14:paraId="5296EE50" w14:textId="77777777" w:rsidTr="003B3DF4">
        <w:trPr>
          <w:cnfStyle w:val="000000100000" w:firstRow="0" w:lastRow="0" w:firstColumn="0" w:lastColumn="0" w:oddVBand="0" w:evenVBand="0" w:oddHBand="1" w:evenHBand="0" w:firstRowFirstColumn="0" w:firstRowLastColumn="0" w:lastRowFirstColumn="0" w:lastRowLastColumn="0"/>
        </w:trPr>
        <w:tc>
          <w:tcPr>
            <w:tcW w:w="1164" w:type="dxa"/>
            <w:tcBorders>
              <w:left w:val="single" w:sz="4" w:space="0" w:color="000000"/>
              <w:right w:val="nil"/>
            </w:tcBorders>
          </w:tcPr>
          <w:p w14:paraId="76EAEDB9" w14:textId="77777777" w:rsidR="003B3DF4" w:rsidRPr="003A2EE6" w:rsidRDefault="00315205" w:rsidP="007C4884">
            <w:pPr>
              <w:bidi w:val="0"/>
              <w:spacing w:after="160" w:line="259" w:lineRule="auto"/>
              <w:rPr>
                <w:rFonts w:ascii="Garamond" w:eastAsia="Times New Roman" w:hAnsi="Garamond" w:cs="Times New Roman"/>
                <w:b/>
                <w:sz w:val="28"/>
                <w:szCs w:val="28"/>
              </w:rPr>
            </w:pPr>
            <w:r w:rsidRPr="003A2EE6">
              <w:rPr>
                <w:rFonts w:ascii="Garamond" w:eastAsia="Times New Roman" w:hAnsi="Garamond" w:cs="Times New Roman"/>
                <w:b/>
                <w:sz w:val="28"/>
                <w:szCs w:val="28"/>
              </w:rPr>
              <w:t>E-mail</w:t>
            </w:r>
          </w:p>
        </w:tc>
        <w:tc>
          <w:tcPr>
            <w:tcW w:w="4143" w:type="dxa"/>
            <w:tcBorders>
              <w:left w:val="nil"/>
              <w:right w:val="nil"/>
            </w:tcBorders>
          </w:tcPr>
          <w:p w14:paraId="2DAED7CE" w14:textId="77777777" w:rsidR="003B3DF4" w:rsidRPr="003A2EE6" w:rsidRDefault="00315205"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Asaad.Sajim@e.braude.ac.il</w:t>
            </w:r>
          </w:p>
        </w:tc>
        <w:tc>
          <w:tcPr>
            <w:tcW w:w="4038" w:type="dxa"/>
            <w:tcBorders>
              <w:left w:val="nil"/>
              <w:right w:val="single" w:sz="4" w:space="0" w:color="000000"/>
            </w:tcBorders>
          </w:tcPr>
          <w:p w14:paraId="2799CE95" w14:textId="77777777" w:rsidR="003B3DF4" w:rsidRPr="003A2EE6" w:rsidRDefault="00315205" w:rsidP="007C4884">
            <w:pPr>
              <w:bidi w:val="0"/>
              <w:spacing w:after="160" w:line="259" w:lineRule="auto"/>
              <w:rPr>
                <w:rFonts w:ascii="Garamond" w:eastAsia="Times New Roman" w:hAnsi="Garamond" w:cs="Times New Roman"/>
                <w:sz w:val="28"/>
                <w:szCs w:val="28"/>
              </w:rPr>
            </w:pPr>
            <w:r w:rsidRPr="003A2EE6">
              <w:rPr>
                <w:rFonts w:ascii="Garamond" w:eastAsia="Times New Roman" w:hAnsi="Garamond" w:cs="Times New Roman"/>
                <w:sz w:val="28"/>
                <w:szCs w:val="28"/>
              </w:rPr>
              <w:t>Joul.Hourany@e.braude.ac.il</w:t>
            </w:r>
          </w:p>
        </w:tc>
      </w:tr>
    </w:tbl>
    <w:p w14:paraId="03415825" w14:textId="77777777" w:rsidR="003B3DF4" w:rsidRPr="003A2EE6" w:rsidRDefault="003B3DF4" w:rsidP="007C4884">
      <w:pPr>
        <w:bidi w:val="0"/>
        <w:rPr>
          <w:rFonts w:ascii="Garamond" w:eastAsia="Times New Roman" w:hAnsi="Garamond" w:cs="Times New Roman"/>
          <w:b/>
          <w:sz w:val="28"/>
          <w:szCs w:val="28"/>
        </w:rPr>
      </w:pPr>
    </w:p>
    <w:p w14:paraId="7CDF3830" w14:textId="77777777" w:rsidR="003B3DF4" w:rsidRPr="007C4884" w:rsidRDefault="003B3DF4" w:rsidP="007C4884">
      <w:pPr>
        <w:bidi w:val="0"/>
        <w:rPr>
          <w:rFonts w:ascii="Garamond" w:eastAsia="Times New Roman" w:hAnsi="Garamond" w:cs="Times New Roman"/>
          <w:b/>
        </w:rPr>
      </w:pPr>
    </w:p>
    <w:p w14:paraId="1A7B84D9" w14:textId="77777777" w:rsidR="003B3DF4" w:rsidRPr="007C4884" w:rsidRDefault="003B3DF4" w:rsidP="007C4884">
      <w:pPr>
        <w:bidi w:val="0"/>
        <w:rPr>
          <w:rFonts w:ascii="Garamond" w:eastAsia="Times New Roman" w:hAnsi="Garamond" w:cs="Times New Roman"/>
          <w:b/>
        </w:rPr>
      </w:pPr>
    </w:p>
    <w:p w14:paraId="0FA44988" w14:textId="77777777" w:rsidR="003B3DF4" w:rsidRPr="007C4884" w:rsidRDefault="003B3DF4" w:rsidP="007C4884">
      <w:pPr>
        <w:bidi w:val="0"/>
        <w:rPr>
          <w:rFonts w:ascii="Garamond" w:eastAsia="Times New Roman" w:hAnsi="Garamond" w:cs="Times New Roman"/>
          <w:b/>
        </w:rPr>
      </w:pPr>
    </w:p>
    <w:p w14:paraId="2CA5B1EF" w14:textId="77777777" w:rsidR="003B3DF4" w:rsidRPr="007C4884" w:rsidRDefault="003B3DF4" w:rsidP="007C4884">
      <w:pPr>
        <w:bidi w:val="0"/>
        <w:rPr>
          <w:rFonts w:ascii="Garamond" w:eastAsia="Times New Roman" w:hAnsi="Garamond" w:cs="Times New Roman"/>
          <w:b/>
        </w:rPr>
      </w:pPr>
    </w:p>
    <w:p w14:paraId="6BA7FB42" w14:textId="77777777" w:rsidR="003B3DF4" w:rsidRPr="007C4884" w:rsidRDefault="003B3DF4" w:rsidP="007C4884">
      <w:pPr>
        <w:bidi w:val="0"/>
        <w:rPr>
          <w:rFonts w:ascii="Garamond" w:eastAsia="Times New Roman" w:hAnsi="Garamond" w:cs="Times New Roman"/>
          <w:b/>
        </w:rPr>
      </w:pPr>
    </w:p>
    <w:p w14:paraId="265F0039" w14:textId="77777777" w:rsidR="003B3DF4" w:rsidRPr="007C4884" w:rsidRDefault="003B3DF4" w:rsidP="007C4884">
      <w:pPr>
        <w:bidi w:val="0"/>
        <w:rPr>
          <w:rFonts w:ascii="Garamond" w:eastAsia="Times New Roman" w:hAnsi="Garamond" w:cs="Times New Roman"/>
          <w:b/>
        </w:rPr>
      </w:pPr>
    </w:p>
    <w:p w14:paraId="25985E41" w14:textId="77777777" w:rsidR="003B3DF4" w:rsidRPr="007C4884" w:rsidRDefault="003B3DF4" w:rsidP="007C4884">
      <w:pPr>
        <w:bidi w:val="0"/>
        <w:rPr>
          <w:rFonts w:ascii="Garamond" w:eastAsia="Times New Roman" w:hAnsi="Garamond" w:cs="Times New Roman"/>
          <w:b/>
        </w:rPr>
      </w:pPr>
    </w:p>
    <w:p w14:paraId="6164AB65" w14:textId="77777777" w:rsidR="003B3DF4" w:rsidRPr="007C4884" w:rsidRDefault="003B3DF4" w:rsidP="007C4884">
      <w:pPr>
        <w:bidi w:val="0"/>
        <w:rPr>
          <w:rFonts w:ascii="Garamond" w:eastAsia="Times New Roman" w:hAnsi="Garamond" w:cs="Times New Roman"/>
          <w:b/>
        </w:rPr>
      </w:pPr>
    </w:p>
    <w:p w14:paraId="7B0E414D" w14:textId="77777777" w:rsidR="003B3DF4" w:rsidRDefault="003B3DF4" w:rsidP="007C4884">
      <w:pPr>
        <w:bidi w:val="0"/>
        <w:rPr>
          <w:rFonts w:ascii="Garamond" w:eastAsia="Times New Roman" w:hAnsi="Garamond" w:cs="Times New Roman"/>
          <w:b/>
        </w:rPr>
      </w:pPr>
    </w:p>
    <w:p w14:paraId="714ACF94" w14:textId="77777777" w:rsidR="00EB0F34" w:rsidRDefault="00EB0F34" w:rsidP="00EB0F34">
      <w:pPr>
        <w:bidi w:val="0"/>
        <w:rPr>
          <w:rFonts w:ascii="Garamond" w:eastAsia="Times New Roman" w:hAnsi="Garamond" w:cs="Times New Roman"/>
          <w:b/>
        </w:rPr>
      </w:pPr>
    </w:p>
    <w:p w14:paraId="4B1ACB2C" w14:textId="77777777" w:rsidR="00EB0F34" w:rsidRDefault="00EB0F34" w:rsidP="00EB0F34">
      <w:pPr>
        <w:bidi w:val="0"/>
        <w:rPr>
          <w:rFonts w:ascii="Garamond" w:eastAsia="Times New Roman" w:hAnsi="Garamond" w:cs="Times New Roman"/>
          <w:b/>
        </w:rPr>
      </w:pPr>
    </w:p>
    <w:p w14:paraId="0BB6A020" w14:textId="77777777" w:rsidR="00EB0F34" w:rsidRDefault="00EB0F34" w:rsidP="00EB0F34">
      <w:pPr>
        <w:bidi w:val="0"/>
        <w:rPr>
          <w:rFonts w:ascii="Garamond" w:eastAsia="Times New Roman" w:hAnsi="Garamond" w:cs="Times New Roman"/>
          <w:b/>
        </w:rPr>
      </w:pPr>
    </w:p>
    <w:p w14:paraId="25A9C044" w14:textId="7F447714" w:rsidR="00EB18AC" w:rsidRPr="00D65B0C" w:rsidRDefault="00EB0F34" w:rsidP="00D65B0C">
      <w:pPr>
        <w:bidi w:val="0"/>
        <w:jc w:val="center"/>
        <w:rPr>
          <w:rFonts w:ascii="Garamond" w:eastAsia="Times New Roman" w:hAnsi="Garamond" w:cs="Times New Roman"/>
          <w:b/>
          <w:sz w:val="28"/>
          <w:szCs w:val="28"/>
        </w:rPr>
      </w:pPr>
      <w:r>
        <w:rPr>
          <w:rFonts w:ascii="Garamond" w:eastAsia="Times New Roman" w:hAnsi="Garamond" w:cs="Times New Roman"/>
          <w:b/>
          <w:sz w:val="28"/>
          <w:szCs w:val="28"/>
        </w:rPr>
        <w:lastRenderedPageBreak/>
        <w:tab/>
        <w:t>Table of Contents</w:t>
      </w:r>
    </w:p>
    <w:tbl>
      <w:tblPr>
        <w:tblStyle w:val="12"/>
        <w:tblW w:w="95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3"/>
        <w:gridCol w:w="6930"/>
        <w:gridCol w:w="1711"/>
      </w:tblGrid>
      <w:tr w:rsidR="00EB0F34" w:rsidRPr="00485059" w14:paraId="6E2D6ADC" w14:textId="77777777" w:rsidTr="009E4D50">
        <w:tc>
          <w:tcPr>
            <w:tcW w:w="913" w:type="dxa"/>
            <w:shd w:val="clear" w:color="auto" w:fill="BFBFBF" w:themeFill="background1" w:themeFillShade="BF"/>
          </w:tcPr>
          <w:p w14:paraId="464AA400" w14:textId="77777777" w:rsidR="00EB0F34" w:rsidRPr="00485059" w:rsidRDefault="00EB0F34">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t>Index</w:t>
            </w:r>
          </w:p>
        </w:tc>
        <w:tc>
          <w:tcPr>
            <w:tcW w:w="6930" w:type="dxa"/>
            <w:shd w:val="clear" w:color="auto" w:fill="BFBFBF" w:themeFill="background1" w:themeFillShade="BF"/>
          </w:tcPr>
          <w:p w14:paraId="38827ED9" w14:textId="77777777" w:rsidR="00EB0F34" w:rsidRPr="00485059" w:rsidRDefault="00EB0F3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t>Subject</w:t>
            </w:r>
          </w:p>
        </w:tc>
        <w:tc>
          <w:tcPr>
            <w:tcW w:w="1711" w:type="dxa"/>
            <w:shd w:val="clear" w:color="auto" w:fill="BFBFBF" w:themeFill="background1" w:themeFillShade="BF"/>
          </w:tcPr>
          <w:p w14:paraId="0149256D" w14:textId="77777777" w:rsidR="00EB0F34" w:rsidRPr="00485059" w:rsidRDefault="00EB0F34">
            <w:pPr>
              <w:jc w:val="center"/>
              <w:rPr>
                <w:rFonts w:ascii="Garamond" w:eastAsia="Bahnschrift SemiLight" w:hAnsi="Garamond" w:cstheme="majorBidi"/>
                <w:b/>
                <w:color w:val="0070C0"/>
                <w:sz w:val="20"/>
                <w:szCs w:val="20"/>
              </w:rPr>
            </w:pPr>
            <w:r w:rsidRPr="00485059">
              <w:rPr>
                <w:rFonts w:ascii="Garamond" w:eastAsia="Bahnschrift SemiLight" w:hAnsi="Garamond" w:cstheme="majorBidi"/>
                <w:b/>
                <w:sz w:val="20"/>
                <w:szCs w:val="20"/>
              </w:rPr>
              <w:t>Page number</w:t>
            </w:r>
          </w:p>
        </w:tc>
      </w:tr>
      <w:tr w:rsidR="00EB0F34" w:rsidRPr="00485059" w14:paraId="7689F25A" w14:textId="77777777" w:rsidTr="009E4D50">
        <w:tc>
          <w:tcPr>
            <w:tcW w:w="913" w:type="dxa"/>
            <w:shd w:val="clear" w:color="auto" w:fill="D9D9D9" w:themeFill="background1" w:themeFillShade="D9"/>
          </w:tcPr>
          <w:p w14:paraId="5F6976D4" w14:textId="77777777" w:rsidR="00EB0F34" w:rsidRPr="00485059" w:rsidRDefault="00EB0F34">
            <w:pPr>
              <w:jc w:val="center"/>
              <w:rPr>
                <w:rFonts w:ascii="Garamond" w:eastAsia="Bahnschrift SemiLight" w:hAnsi="Garamond" w:cstheme="majorBidi"/>
                <w:b/>
                <w:sz w:val="20"/>
                <w:szCs w:val="20"/>
              </w:rPr>
            </w:pPr>
          </w:p>
        </w:tc>
        <w:tc>
          <w:tcPr>
            <w:tcW w:w="6930" w:type="dxa"/>
            <w:shd w:val="clear" w:color="auto" w:fill="D9D9D9" w:themeFill="background1" w:themeFillShade="D9"/>
          </w:tcPr>
          <w:p w14:paraId="6C008099" w14:textId="205CFFBC" w:rsidR="00EB0F34" w:rsidRPr="00485059" w:rsidRDefault="00765BFF">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t>Abstract</w:t>
            </w:r>
          </w:p>
        </w:tc>
        <w:tc>
          <w:tcPr>
            <w:tcW w:w="1711" w:type="dxa"/>
            <w:shd w:val="clear" w:color="auto" w:fill="D9D9D9" w:themeFill="background1" w:themeFillShade="D9"/>
          </w:tcPr>
          <w:p w14:paraId="6A5268C3" w14:textId="134B29D4" w:rsidR="00EB0F34" w:rsidRPr="00485059" w:rsidRDefault="00882F9F">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_Ref204334508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3</w:t>
            </w:r>
            <w:r w:rsidRPr="00485059">
              <w:rPr>
                <w:rFonts w:ascii="Garamond" w:eastAsia="Bahnschrift SemiLight" w:hAnsi="Garamond" w:cstheme="majorBidi"/>
                <w:b/>
                <w:bCs/>
                <w:color w:val="0070C0"/>
                <w:sz w:val="20"/>
                <w:szCs w:val="20"/>
              </w:rPr>
              <w:fldChar w:fldCharType="end"/>
            </w:r>
          </w:p>
        </w:tc>
      </w:tr>
      <w:tr w:rsidR="00141314" w:rsidRPr="00485059" w14:paraId="79B9B7B8" w14:textId="77777777" w:rsidTr="009E4D50">
        <w:tc>
          <w:tcPr>
            <w:tcW w:w="913" w:type="dxa"/>
            <w:shd w:val="clear" w:color="auto" w:fill="D9D9D9" w:themeFill="background1" w:themeFillShade="D9"/>
          </w:tcPr>
          <w:p w14:paraId="47AA477C" w14:textId="4DB8DBCF" w:rsidR="00141314" w:rsidRPr="00485059" w:rsidRDefault="00882F9F">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_Ref204334508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6A852E7F" w14:textId="47D56040" w:rsidR="00141314" w:rsidRPr="00485059" w:rsidRDefault="00882F9F">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_Ref204334508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color w:val="000000"/>
                <w:sz w:val="20"/>
                <w:szCs w:val="20"/>
              </w:rPr>
              <w:t>Introduction</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12559ECC" w14:textId="4EFB153F" w:rsidR="00141314" w:rsidRPr="00485059" w:rsidRDefault="00882F9F">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_Ref204334508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3</w:t>
            </w:r>
            <w:r w:rsidRPr="00485059">
              <w:rPr>
                <w:rFonts w:ascii="Garamond" w:eastAsia="Bahnschrift SemiLight" w:hAnsi="Garamond" w:cstheme="majorBidi"/>
                <w:b/>
                <w:bCs/>
                <w:color w:val="0070C0"/>
                <w:sz w:val="20"/>
                <w:szCs w:val="20"/>
              </w:rPr>
              <w:fldChar w:fldCharType="end"/>
            </w:r>
          </w:p>
        </w:tc>
      </w:tr>
      <w:tr w:rsidR="00882F9F" w:rsidRPr="00485059" w14:paraId="63C4947E" w14:textId="77777777" w:rsidTr="009E4D50">
        <w:tc>
          <w:tcPr>
            <w:tcW w:w="913" w:type="dxa"/>
            <w:shd w:val="clear" w:color="auto" w:fill="D9D9D9" w:themeFill="background1" w:themeFillShade="D9"/>
          </w:tcPr>
          <w:p w14:paraId="50520BF4" w14:textId="5FDA5F19" w:rsidR="00882F9F" w:rsidRPr="00485059" w:rsidRDefault="00B70D8E">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_Ref188474100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2</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76A181AE" w14:textId="577F38D8" w:rsidR="00882F9F" w:rsidRPr="00485059" w:rsidRDefault="00B70D8E">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_Ref188474100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color w:val="000000"/>
                <w:sz w:val="20"/>
                <w:szCs w:val="20"/>
              </w:rPr>
              <w:t>Background and Related Work</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2CF8E70C" w14:textId="5AD3E9FC" w:rsidR="00882F9F" w:rsidRPr="00485059" w:rsidRDefault="00B70D8E">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_Ref188474100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4</w:t>
            </w:r>
            <w:r w:rsidRPr="00485059">
              <w:rPr>
                <w:rFonts w:ascii="Garamond" w:eastAsia="Bahnschrift SemiLight" w:hAnsi="Garamond" w:cstheme="majorBidi"/>
                <w:b/>
                <w:bCs/>
                <w:color w:val="0070C0"/>
                <w:sz w:val="20"/>
                <w:szCs w:val="20"/>
              </w:rPr>
              <w:fldChar w:fldCharType="end"/>
            </w:r>
          </w:p>
        </w:tc>
      </w:tr>
      <w:tr w:rsidR="00882F9F" w:rsidRPr="00485059" w14:paraId="39057C68" w14:textId="77777777">
        <w:tc>
          <w:tcPr>
            <w:tcW w:w="913" w:type="dxa"/>
          </w:tcPr>
          <w:p w14:paraId="6D540E48" w14:textId="46B48C7D" w:rsidR="00882F9F" w:rsidRPr="00485059" w:rsidRDefault="00DC1921">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_Ref188474146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2.1</w:t>
            </w:r>
            <w:r w:rsidRPr="00485059">
              <w:rPr>
                <w:rFonts w:ascii="Garamond" w:eastAsia="Bahnschrift SemiLight" w:hAnsi="Garamond" w:cstheme="majorBidi"/>
                <w:b/>
                <w:sz w:val="20"/>
                <w:szCs w:val="20"/>
              </w:rPr>
              <w:fldChar w:fldCharType="end"/>
            </w:r>
          </w:p>
        </w:tc>
        <w:tc>
          <w:tcPr>
            <w:tcW w:w="6930" w:type="dxa"/>
          </w:tcPr>
          <w:p w14:paraId="4CB4C815" w14:textId="490E3304" w:rsidR="00882F9F" w:rsidRPr="00485059" w:rsidRDefault="007E02F0">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_Ref188474146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color w:val="000000"/>
                <w:sz w:val="20"/>
                <w:szCs w:val="20"/>
              </w:rPr>
              <w:t>The Necessity of Estimating Real Estate Prices</w:t>
            </w:r>
            <w:r w:rsidRPr="00485059">
              <w:rPr>
                <w:rFonts w:ascii="Garamond" w:eastAsia="Bahnschrift SemiLight" w:hAnsi="Garamond" w:cstheme="majorBidi"/>
                <w:b/>
                <w:sz w:val="20"/>
                <w:szCs w:val="20"/>
              </w:rPr>
              <w:fldChar w:fldCharType="end"/>
            </w:r>
          </w:p>
        </w:tc>
        <w:tc>
          <w:tcPr>
            <w:tcW w:w="1711" w:type="dxa"/>
          </w:tcPr>
          <w:p w14:paraId="4E6CA512" w14:textId="07AD6E26" w:rsidR="00882F9F" w:rsidRPr="00485059" w:rsidRDefault="00ED2CEA">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_Ref188474146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4</w:t>
            </w:r>
            <w:r w:rsidRPr="00485059">
              <w:rPr>
                <w:rFonts w:ascii="Garamond" w:eastAsia="Bahnschrift SemiLight" w:hAnsi="Garamond" w:cstheme="majorBidi"/>
                <w:b/>
                <w:bCs/>
                <w:color w:val="0070C0"/>
                <w:sz w:val="20"/>
                <w:szCs w:val="20"/>
              </w:rPr>
              <w:fldChar w:fldCharType="end"/>
            </w:r>
          </w:p>
        </w:tc>
      </w:tr>
      <w:tr w:rsidR="00882F9F" w:rsidRPr="00485059" w14:paraId="4EB45CE8" w14:textId="77777777">
        <w:tc>
          <w:tcPr>
            <w:tcW w:w="913" w:type="dxa"/>
          </w:tcPr>
          <w:p w14:paraId="5D728D02" w14:textId="177E5EF8" w:rsidR="00882F9F" w:rsidRPr="00485059" w:rsidRDefault="00F56C60">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_Ref204336392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2.2</w:t>
            </w:r>
            <w:r w:rsidRPr="00485059">
              <w:rPr>
                <w:rFonts w:ascii="Garamond" w:eastAsia="Bahnschrift SemiLight" w:hAnsi="Garamond" w:cstheme="majorBidi"/>
                <w:b/>
                <w:sz w:val="20"/>
                <w:szCs w:val="20"/>
              </w:rPr>
              <w:fldChar w:fldCharType="end"/>
            </w:r>
          </w:p>
        </w:tc>
        <w:tc>
          <w:tcPr>
            <w:tcW w:w="6930" w:type="dxa"/>
          </w:tcPr>
          <w:p w14:paraId="0E985E12" w14:textId="5D5086C8" w:rsidR="00882F9F" w:rsidRPr="00485059" w:rsidRDefault="00AA6B6A">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_Ref204336392 \h </w:instrText>
            </w:r>
            <w:r w:rsidR="00C94F52"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machine Learning algorithms</w:t>
            </w:r>
            <w:r w:rsidRPr="00485059">
              <w:rPr>
                <w:rFonts w:ascii="Garamond" w:eastAsia="Bahnschrift SemiLight" w:hAnsi="Garamond" w:cstheme="majorBidi"/>
                <w:b/>
                <w:sz w:val="20"/>
                <w:szCs w:val="20"/>
              </w:rPr>
              <w:fldChar w:fldCharType="end"/>
            </w:r>
          </w:p>
        </w:tc>
        <w:tc>
          <w:tcPr>
            <w:tcW w:w="1711" w:type="dxa"/>
          </w:tcPr>
          <w:p w14:paraId="065D91F0" w14:textId="136EF7D1" w:rsidR="00882F9F" w:rsidRPr="00485059" w:rsidRDefault="00ED2CEA">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_Ref204336392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5</w:t>
            </w:r>
            <w:r w:rsidRPr="00485059">
              <w:rPr>
                <w:rFonts w:ascii="Garamond" w:eastAsia="Bahnschrift SemiLight" w:hAnsi="Garamond" w:cstheme="majorBidi"/>
                <w:b/>
                <w:bCs/>
                <w:color w:val="0070C0"/>
                <w:sz w:val="20"/>
                <w:szCs w:val="20"/>
              </w:rPr>
              <w:fldChar w:fldCharType="end"/>
            </w:r>
          </w:p>
        </w:tc>
      </w:tr>
      <w:tr w:rsidR="00882F9F" w:rsidRPr="00485059" w14:paraId="24DDF053" w14:textId="77777777">
        <w:tc>
          <w:tcPr>
            <w:tcW w:w="913" w:type="dxa"/>
          </w:tcPr>
          <w:p w14:paraId="4F5F1AC5" w14:textId="660E157A" w:rsidR="00882F9F" w:rsidRPr="00485059" w:rsidRDefault="00455B42">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_Ref204336402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2.2.1</w:t>
            </w:r>
            <w:r w:rsidRPr="00485059">
              <w:rPr>
                <w:rFonts w:ascii="Garamond" w:eastAsia="Bahnschrift SemiLight" w:hAnsi="Garamond" w:cstheme="majorBidi"/>
                <w:b/>
                <w:sz w:val="20"/>
                <w:szCs w:val="20"/>
              </w:rPr>
              <w:fldChar w:fldCharType="end"/>
            </w:r>
          </w:p>
        </w:tc>
        <w:tc>
          <w:tcPr>
            <w:tcW w:w="6930" w:type="dxa"/>
          </w:tcPr>
          <w:p w14:paraId="0E92E989" w14:textId="1172038A" w:rsidR="00882F9F" w:rsidRPr="00485059" w:rsidRDefault="00C94F52">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_Ref204336402 \h </w:instrText>
            </w:r>
            <w:r w:rsidR="00325DD4"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Decision Tree</w:t>
            </w:r>
            <w:r w:rsidRPr="00485059">
              <w:rPr>
                <w:rFonts w:ascii="Garamond" w:eastAsia="Bahnschrift SemiLight" w:hAnsi="Garamond" w:cstheme="majorBidi"/>
                <w:b/>
                <w:sz w:val="20"/>
                <w:szCs w:val="20"/>
              </w:rPr>
              <w:fldChar w:fldCharType="end"/>
            </w:r>
          </w:p>
        </w:tc>
        <w:tc>
          <w:tcPr>
            <w:tcW w:w="1711" w:type="dxa"/>
          </w:tcPr>
          <w:p w14:paraId="3515EAD0" w14:textId="0BD0E7AA" w:rsidR="00882F9F" w:rsidRPr="00485059" w:rsidRDefault="00ED2CEA">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_Ref204336402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5</w:t>
            </w:r>
            <w:r w:rsidRPr="00485059">
              <w:rPr>
                <w:rFonts w:ascii="Garamond" w:eastAsia="Bahnschrift SemiLight" w:hAnsi="Garamond" w:cstheme="majorBidi"/>
                <w:b/>
                <w:bCs/>
                <w:color w:val="0070C0"/>
                <w:sz w:val="20"/>
                <w:szCs w:val="20"/>
              </w:rPr>
              <w:fldChar w:fldCharType="end"/>
            </w:r>
          </w:p>
        </w:tc>
      </w:tr>
      <w:tr w:rsidR="00882F9F" w:rsidRPr="00485059" w14:paraId="44598A58" w14:textId="77777777">
        <w:tc>
          <w:tcPr>
            <w:tcW w:w="913" w:type="dxa"/>
          </w:tcPr>
          <w:p w14:paraId="6B6633DF" w14:textId="455ACACD" w:rsidR="00882F9F" w:rsidRPr="00485059" w:rsidRDefault="00455B42">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_Ref204336406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2.2.2</w:t>
            </w:r>
            <w:r w:rsidRPr="00485059">
              <w:rPr>
                <w:rFonts w:ascii="Garamond" w:eastAsia="Bahnschrift SemiLight" w:hAnsi="Garamond" w:cstheme="majorBidi"/>
                <w:b/>
                <w:sz w:val="20"/>
                <w:szCs w:val="20"/>
              </w:rPr>
              <w:fldChar w:fldCharType="end"/>
            </w:r>
          </w:p>
        </w:tc>
        <w:tc>
          <w:tcPr>
            <w:tcW w:w="6930" w:type="dxa"/>
          </w:tcPr>
          <w:p w14:paraId="4AE0ED0B" w14:textId="5DFE8F03" w:rsidR="00882F9F" w:rsidRPr="00485059" w:rsidRDefault="00C94F52">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_Ref204336406 \h </w:instrText>
            </w:r>
            <w:r w:rsidR="00325DD4"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color w:val="000000"/>
                <w:sz w:val="20"/>
                <w:szCs w:val="20"/>
              </w:rPr>
              <w:t>The Random Forest model</w:t>
            </w:r>
            <w:r w:rsidRPr="00485059">
              <w:rPr>
                <w:rFonts w:ascii="Garamond" w:eastAsia="Bahnschrift SemiLight" w:hAnsi="Garamond" w:cstheme="majorBidi"/>
                <w:b/>
                <w:sz w:val="20"/>
                <w:szCs w:val="20"/>
              </w:rPr>
              <w:fldChar w:fldCharType="end"/>
            </w:r>
          </w:p>
        </w:tc>
        <w:tc>
          <w:tcPr>
            <w:tcW w:w="1711" w:type="dxa"/>
          </w:tcPr>
          <w:p w14:paraId="31F2A2BA" w14:textId="085F5965" w:rsidR="00882F9F" w:rsidRPr="00485059" w:rsidRDefault="00ED2CEA">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_Ref204336406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5</w:t>
            </w:r>
            <w:r w:rsidRPr="00485059">
              <w:rPr>
                <w:rFonts w:ascii="Garamond" w:eastAsia="Bahnschrift SemiLight" w:hAnsi="Garamond" w:cstheme="majorBidi"/>
                <w:b/>
                <w:bCs/>
                <w:color w:val="0070C0"/>
                <w:sz w:val="20"/>
                <w:szCs w:val="20"/>
              </w:rPr>
              <w:fldChar w:fldCharType="end"/>
            </w:r>
          </w:p>
        </w:tc>
      </w:tr>
      <w:tr w:rsidR="00882F9F" w:rsidRPr="00485059" w14:paraId="6B87EA12" w14:textId="77777777">
        <w:tc>
          <w:tcPr>
            <w:tcW w:w="913" w:type="dxa"/>
          </w:tcPr>
          <w:p w14:paraId="2A01987A" w14:textId="47230060" w:rsidR="00882F9F" w:rsidRPr="00485059" w:rsidRDefault="00E00A25">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_Ref204336420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2.3</w:t>
            </w:r>
            <w:r w:rsidRPr="00485059">
              <w:rPr>
                <w:rFonts w:ascii="Garamond" w:eastAsia="Bahnschrift SemiLight" w:hAnsi="Garamond" w:cstheme="majorBidi"/>
                <w:b/>
                <w:sz w:val="20"/>
                <w:szCs w:val="20"/>
              </w:rPr>
              <w:fldChar w:fldCharType="end"/>
            </w:r>
          </w:p>
        </w:tc>
        <w:tc>
          <w:tcPr>
            <w:tcW w:w="6930" w:type="dxa"/>
          </w:tcPr>
          <w:p w14:paraId="1A434C73" w14:textId="09C143AE" w:rsidR="00882F9F" w:rsidRPr="00485059" w:rsidRDefault="00C94F52">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_Ref204336420 \h </w:instrText>
            </w:r>
            <w:r w:rsidR="00325DD4"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R² Score</w:t>
            </w:r>
            <w:r w:rsidRPr="00485059">
              <w:rPr>
                <w:rFonts w:ascii="Garamond" w:eastAsia="Bahnschrift SemiLight" w:hAnsi="Garamond" w:cstheme="majorBidi"/>
                <w:b/>
                <w:sz w:val="20"/>
                <w:szCs w:val="20"/>
              </w:rPr>
              <w:fldChar w:fldCharType="end"/>
            </w:r>
          </w:p>
        </w:tc>
        <w:tc>
          <w:tcPr>
            <w:tcW w:w="1711" w:type="dxa"/>
          </w:tcPr>
          <w:p w14:paraId="22D8A03C" w14:textId="45F6D622" w:rsidR="00882F9F" w:rsidRPr="00485059" w:rsidRDefault="00ED2CEA">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_Ref204336420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6</w:t>
            </w:r>
            <w:r w:rsidRPr="00485059">
              <w:rPr>
                <w:rFonts w:ascii="Garamond" w:eastAsia="Bahnschrift SemiLight" w:hAnsi="Garamond" w:cstheme="majorBidi"/>
                <w:b/>
                <w:bCs/>
                <w:color w:val="0070C0"/>
                <w:sz w:val="20"/>
                <w:szCs w:val="20"/>
              </w:rPr>
              <w:fldChar w:fldCharType="end"/>
            </w:r>
          </w:p>
        </w:tc>
      </w:tr>
      <w:tr w:rsidR="00882F9F" w:rsidRPr="00485059" w14:paraId="2747A9E8" w14:textId="77777777" w:rsidTr="009E4D50">
        <w:tc>
          <w:tcPr>
            <w:tcW w:w="913" w:type="dxa"/>
            <w:shd w:val="clear" w:color="auto" w:fill="D9D9D9" w:themeFill="background1" w:themeFillShade="D9"/>
          </w:tcPr>
          <w:p w14:paraId="18F24875" w14:textId="24D23DEA" w:rsidR="00882F9F" w:rsidRPr="00485059" w:rsidRDefault="00210222">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s3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3</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21D266C1" w14:textId="564E18AA"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s3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b/>
                <w:bCs/>
                <w:sz w:val="20"/>
                <w:szCs w:val="20"/>
              </w:rPr>
              <w:t>The project</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1FBCC113" w14:textId="4A2D8DF2" w:rsidR="00882F9F" w:rsidRPr="00485059" w:rsidRDefault="00ED2CEA">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s3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7</w:t>
            </w:r>
            <w:r w:rsidRPr="00485059">
              <w:rPr>
                <w:rFonts w:ascii="Garamond" w:eastAsia="Bahnschrift SemiLight" w:hAnsi="Garamond" w:cstheme="majorBidi"/>
                <w:b/>
                <w:bCs/>
                <w:color w:val="0070C0"/>
                <w:sz w:val="20"/>
                <w:szCs w:val="20"/>
              </w:rPr>
              <w:fldChar w:fldCharType="end"/>
            </w:r>
          </w:p>
        </w:tc>
      </w:tr>
      <w:tr w:rsidR="00882F9F" w:rsidRPr="00485059" w14:paraId="57F64F25" w14:textId="77777777">
        <w:tc>
          <w:tcPr>
            <w:tcW w:w="913" w:type="dxa"/>
          </w:tcPr>
          <w:p w14:paraId="22F6679B" w14:textId="309E0816" w:rsidR="00882F9F" w:rsidRPr="00485059" w:rsidRDefault="00CB4782">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_Ref204336438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3.1</w:t>
            </w:r>
            <w:r w:rsidRPr="00485059">
              <w:rPr>
                <w:rFonts w:ascii="Garamond" w:eastAsia="Bahnschrift SemiLight" w:hAnsi="Garamond" w:cstheme="majorBidi"/>
                <w:b/>
                <w:sz w:val="20"/>
                <w:szCs w:val="20"/>
              </w:rPr>
              <w:fldChar w:fldCharType="end"/>
            </w:r>
          </w:p>
        </w:tc>
        <w:tc>
          <w:tcPr>
            <w:tcW w:w="6930" w:type="dxa"/>
          </w:tcPr>
          <w:p w14:paraId="61F17A0D" w14:textId="0D152347"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_Ref204336438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b/>
                <w:bCs/>
                <w:sz w:val="20"/>
                <w:szCs w:val="20"/>
              </w:rPr>
              <w:t>Website</w:t>
            </w:r>
            <w:r w:rsidRPr="00485059">
              <w:rPr>
                <w:rFonts w:ascii="Garamond" w:eastAsia="Bahnschrift SemiLight" w:hAnsi="Garamond" w:cstheme="majorBidi"/>
                <w:b/>
                <w:sz w:val="20"/>
                <w:szCs w:val="20"/>
              </w:rPr>
              <w:fldChar w:fldCharType="end"/>
            </w:r>
          </w:p>
        </w:tc>
        <w:tc>
          <w:tcPr>
            <w:tcW w:w="1711" w:type="dxa"/>
          </w:tcPr>
          <w:p w14:paraId="07E42F46" w14:textId="3E731379" w:rsidR="00882F9F" w:rsidRPr="00485059" w:rsidRDefault="00ED2CEA">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_Ref204336438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7</w:t>
            </w:r>
            <w:r w:rsidRPr="00485059">
              <w:rPr>
                <w:rFonts w:ascii="Garamond" w:eastAsia="Bahnschrift SemiLight" w:hAnsi="Garamond" w:cstheme="majorBidi"/>
                <w:b/>
                <w:bCs/>
                <w:color w:val="0070C0"/>
                <w:sz w:val="20"/>
                <w:szCs w:val="20"/>
              </w:rPr>
              <w:fldChar w:fldCharType="end"/>
            </w:r>
          </w:p>
        </w:tc>
      </w:tr>
      <w:tr w:rsidR="00882F9F" w:rsidRPr="00485059" w14:paraId="145B6E76" w14:textId="77777777">
        <w:tc>
          <w:tcPr>
            <w:tcW w:w="913" w:type="dxa"/>
          </w:tcPr>
          <w:p w14:paraId="01B6C22C" w14:textId="39A8F1CF" w:rsidR="00882F9F" w:rsidRPr="00485059" w:rsidRDefault="00835A97">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_Ref204336446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3.1.1</w:t>
            </w:r>
            <w:r w:rsidRPr="00485059">
              <w:rPr>
                <w:rFonts w:ascii="Garamond" w:eastAsia="Bahnschrift SemiLight" w:hAnsi="Garamond" w:cstheme="majorBidi"/>
                <w:b/>
                <w:sz w:val="20"/>
                <w:szCs w:val="20"/>
              </w:rPr>
              <w:fldChar w:fldCharType="end"/>
            </w:r>
          </w:p>
        </w:tc>
        <w:tc>
          <w:tcPr>
            <w:tcW w:w="6930" w:type="dxa"/>
          </w:tcPr>
          <w:p w14:paraId="5B43BDF7" w14:textId="7EF71562"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_Ref204336446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b/>
                <w:bCs/>
                <w:sz w:val="20"/>
                <w:szCs w:val="20"/>
              </w:rPr>
              <w:t>Activity diagram</w:t>
            </w:r>
            <w:r w:rsidRPr="00485059">
              <w:rPr>
                <w:rFonts w:ascii="Garamond" w:eastAsia="Bahnschrift SemiLight" w:hAnsi="Garamond" w:cstheme="majorBidi"/>
                <w:b/>
                <w:sz w:val="20"/>
                <w:szCs w:val="20"/>
              </w:rPr>
              <w:fldChar w:fldCharType="end"/>
            </w:r>
          </w:p>
        </w:tc>
        <w:tc>
          <w:tcPr>
            <w:tcW w:w="1711" w:type="dxa"/>
          </w:tcPr>
          <w:p w14:paraId="50DB9E79" w14:textId="6ADA17FB" w:rsidR="00882F9F" w:rsidRPr="00485059" w:rsidRDefault="00356561">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_Ref204336446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7</w:t>
            </w:r>
            <w:r w:rsidRPr="00485059">
              <w:rPr>
                <w:rFonts w:ascii="Garamond" w:eastAsia="Bahnschrift SemiLight" w:hAnsi="Garamond" w:cstheme="majorBidi"/>
                <w:b/>
                <w:bCs/>
                <w:color w:val="0070C0"/>
                <w:sz w:val="20"/>
                <w:szCs w:val="20"/>
              </w:rPr>
              <w:fldChar w:fldCharType="end"/>
            </w:r>
          </w:p>
        </w:tc>
      </w:tr>
      <w:tr w:rsidR="00882F9F" w:rsidRPr="00485059" w14:paraId="403714FF" w14:textId="77777777">
        <w:tc>
          <w:tcPr>
            <w:tcW w:w="913" w:type="dxa"/>
          </w:tcPr>
          <w:p w14:paraId="41662735" w14:textId="4AD2F701" w:rsidR="00882F9F" w:rsidRPr="00485059" w:rsidRDefault="000F530E">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_Ref204336446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rPr>
              <w:fldChar w:fldCharType="end"/>
            </w:r>
            <w:r w:rsidR="00C14943" w:rsidRPr="00485059">
              <w:rPr>
                <w:rFonts w:ascii="Garamond" w:eastAsia="Bahnschrift SemiLight" w:hAnsi="Garamond" w:cstheme="majorBidi"/>
                <w:b/>
                <w:sz w:val="20"/>
                <w:szCs w:val="20"/>
              </w:rPr>
              <w:fldChar w:fldCharType="begin"/>
            </w:r>
            <w:r w:rsidR="00C14943" w:rsidRPr="00485059">
              <w:rPr>
                <w:rFonts w:ascii="Garamond" w:eastAsia="Bahnschrift SemiLight" w:hAnsi="Garamond" w:cstheme="majorBidi"/>
                <w:b/>
                <w:sz w:val="20"/>
                <w:szCs w:val="20"/>
              </w:rPr>
              <w:instrText xml:space="preserve"> REF _Ref204336473 \r \h </w:instrText>
            </w:r>
            <w:r w:rsidR="00D65B0C" w:rsidRPr="00485059">
              <w:rPr>
                <w:rFonts w:ascii="Garamond" w:eastAsia="Bahnschrift SemiLight" w:hAnsi="Garamond" w:cstheme="majorBidi"/>
                <w:b/>
                <w:sz w:val="20"/>
                <w:szCs w:val="20"/>
              </w:rPr>
              <w:instrText xml:space="preserve"> \* MERGEFORMAT </w:instrText>
            </w:r>
            <w:r w:rsidR="00C14943" w:rsidRPr="00485059">
              <w:rPr>
                <w:rFonts w:ascii="Garamond" w:eastAsia="Bahnschrift SemiLight" w:hAnsi="Garamond" w:cstheme="majorBidi"/>
                <w:b/>
                <w:sz w:val="20"/>
                <w:szCs w:val="20"/>
              </w:rPr>
            </w:r>
            <w:r w:rsidR="00C14943" w:rsidRPr="00485059">
              <w:rPr>
                <w:rFonts w:ascii="Garamond" w:eastAsia="Bahnschrift SemiLight" w:hAnsi="Garamond" w:cstheme="majorBidi"/>
                <w:b/>
                <w:sz w:val="20"/>
                <w:szCs w:val="20"/>
              </w:rPr>
              <w:fldChar w:fldCharType="separate"/>
            </w:r>
            <w:r w:rsidR="00C14943" w:rsidRPr="00485059">
              <w:rPr>
                <w:rFonts w:ascii="Garamond" w:eastAsia="Bahnschrift SemiLight" w:hAnsi="Garamond" w:cstheme="majorBidi"/>
                <w:b/>
                <w:sz w:val="20"/>
                <w:szCs w:val="20"/>
                <w:cs/>
              </w:rPr>
              <w:t>‎</w:t>
            </w:r>
            <w:r w:rsidR="00C14943" w:rsidRPr="00485059">
              <w:rPr>
                <w:rFonts w:ascii="Garamond" w:eastAsia="Bahnschrift SemiLight" w:hAnsi="Garamond" w:cstheme="majorBidi"/>
                <w:b/>
                <w:sz w:val="20"/>
                <w:szCs w:val="20"/>
              </w:rPr>
              <w:t>3.2</w:t>
            </w:r>
            <w:r w:rsidR="00C14943" w:rsidRPr="00485059">
              <w:rPr>
                <w:rFonts w:ascii="Garamond" w:eastAsia="Bahnschrift SemiLight" w:hAnsi="Garamond" w:cstheme="majorBidi"/>
                <w:b/>
                <w:sz w:val="20"/>
                <w:szCs w:val="20"/>
              </w:rPr>
              <w:fldChar w:fldCharType="end"/>
            </w:r>
          </w:p>
        </w:tc>
        <w:tc>
          <w:tcPr>
            <w:tcW w:w="6930" w:type="dxa"/>
          </w:tcPr>
          <w:p w14:paraId="06FAF3D9" w14:textId="67FC5273"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_Ref204336473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b/>
                <w:bCs/>
                <w:sz w:val="20"/>
                <w:szCs w:val="20"/>
              </w:rPr>
              <w:t>Price Estimation Using Machine Learning</w:t>
            </w:r>
            <w:r w:rsidRPr="00485059">
              <w:rPr>
                <w:rFonts w:ascii="Garamond" w:eastAsia="Bahnschrift SemiLight" w:hAnsi="Garamond" w:cstheme="majorBidi"/>
                <w:b/>
                <w:sz w:val="20"/>
                <w:szCs w:val="20"/>
              </w:rPr>
              <w:fldChar w:fldCharType="end"/>
            </w:r>
          </w:p>
        </w:tc>
        <w:tc>
          <w:tcPr>
            <w:tcW w:w="1711" w:type="dxa"/>
          </w:tcPr>
          <w:p w14:paraId="64698C45" w14:textId="432B1E5D" w:rsidR="00882F9F" w:rsidRPr="00485059" w:rsidRDefault="00356561">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_Ref204336473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8</w:t>
            </w:r>
            <w:r w:rsidRPr="00485059">
              <w:rPr>
                <w:rFonts w:ascii="Garamond" w:eastAsia="Bahnschrift SemiLight" w:hAnsi="Garamond" w:cstheme="majorBidi"/>
                <w:b/>
                <w:bCs/>
                <w:color w:val="0070C0"/>
                <w:sz w:val="20"/>
                <w:szCs w:val="20"/>
              </w:rPr>
              <w:fldChar w:fldCharType="end"/>
            </w:r>
          </w:p>
        </w:tc>
      </w:tr>
      <w:tr w:rsidR="00882F9F" w:rsidRPr="00485059" w14:paraId="4ABF924D" w14:textId="77777777" w:rsidTr="009E4D50">
        <w:tc>
          <w:tcPr>
            <w:tcW w:w="913" w:type="dxa"/>
            <w:shd w:val="clear" w:color="auto" w:fill="D9D9D9" w:themeFill="background1" w:themeFillShade="D9"/>
          </w:tcPr>
          <w:p w14:paraId="091C2D81" w14:textId="1A5ABCEE" w:rsidR="00882F9F" w:rsidRPr="00485059" w:rsidRDefault="00C1494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_Ref204336479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4</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190A585A" w14:textId="55F3FDBD"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_Ref204336479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System Description</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3CEC27CC" w14:textId="696DF6D6"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_Ref204336479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8</w:t>
            </w:r>
            <w:r w:rsidRPr="00485059">
              <w:rPr>
                <w:rFonts w:ascii="Garamond" w:eastAsia="Bahnschrift SemiLight" w:hAnsi="Garamond" w:cstheme="majorBidi"/>
                <w:b/>
                <w:bCs/>
                <w:color w:val="0070C0"/>
                <w:sz w:val="20"/>
                <w:szCs w:val="20"/>
              </w:rPr>
              <w:fldChar w:fldCharType="end"/>
            </w:r>
          </w:p>
        </w:tc>
      </w:tr>
      <w:tr w:rsidR="00882F9F" w:rsidRPr="00485059" w14:paraId="0265C942" w14:textId="77777777">
        <w:tc>
          <w:tcPr>
            <w:tcW w:w="913" w:type="dxa"/>
          </w:tcPr>
          <w:p w14:paraId="5B9F7CA7" w14:textId="260EA897" w:rsidR="00882F9F" w:rsidRPr="00485059" w:rsidRDefault="00886BAD">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_Ref204336491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4.1</w:t>
            </w:r>
            <w:r w:rsidRPr="00485059">
              <w:rPr>
                <w:rFonts w:ascii="Garamond" w:eastAsia="Bahnschrift SemiLight" w:hAnsi="Garamond" w:cstheme="majorBidi"/>
                <w:b/>
                <w:sz w:val="20"/>
                <w:szCs w:val="20"/>
              </w:rPr>
              <w:fldChar w:fldCharType="end"/>
            </w:r>
          </w:p>
        </w:tc>
        <w:tc>
          <w:tcPr>
            <w:tcW w:w="6930" w:type="dxa"/>
          </w:tcPr>
          <w:p w14:paraId="107DE6D1" w14:textId="0C5A0E16" w:rsidR="00882F9F" w:rsidRPr="00485059" w:rsidRDefault="00325DD4" w:rsidP="00325DD4">
            <w:pPr>
              <w:tabs>
                <w:tab w:val="left" w:pos="1027"/>
              </w:tabs>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_Ref204336491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System Architecture</w:t>
            </w:r>
            <w:r w:rsidRPr="00485059">
              <w:rPr>
                <w:rFonts w:ascii="Garamond" w:eastAsia="Bahnschrift SemiLight" w:hAnsi="Garamond" w:cstheme="majorBidi"/>
                <w:b/>
                <w:sz w:val="20"/>
                <w:szCs w:val="20"/>
              </w:rPr>
              <w:fldChar w:fldCharType="end"/>
            </w:r>
          </w:p>
        </w:tc>
        <w:tc>
          <w:tcPr>
            <w:tcW w:w="1711" w:type="dxa"/>
          </w:tcPr>
          <w:p w14:paraId="490C92BA" w14:textId="2292E426"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_Ref204336491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8</w:t>
            </w:r>
            <w:r w:rsidRPr="00485059">
              <w:rPr>
                <w:rFonts w:ascii="Garamond" w:eastAsia="Bahnschrift SemiLight" w:hAnsi="Garamond" w:cstheme="majorBidi"/>
                <w:b/>
                <w:bCs/>
                <w:color w:val="0070C0"/>
                <w:sz w:val="20"/>
                <w:szCs w:val="20"/>
              </w:rPr>
              <w:fldChar w:fldCharType="end"/>
            </w:r>
          </w:p>
        </w:tc>
      </w:tr>
      <w:tr w:rsidR="00882F9F" w:rsidRPr="00485059" w14:paraId="3B1DA707" w14:textId="77777777" w:rsidTr="009E4D50">
        <w:tc>
          <w:tcPr>
            <w:tcW w:w="913" w:type="dxa"/>
            <w:shd w:val="clear" w:color="auto" w:fill="D9D9D9" w:themeFill="background1" w:themeFillShade="D9"/>
          </w:tcPr>
          <w:p w14:paraId="480B7B43" w14:textId="1B667031" w:rsidR="00882F9F" w:rsidRPr="00485059" w:rsidRDefault="00282E21">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_Ref204336500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5</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7B84A5C2" w14:textId="75DB0DF9"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_Ref204336500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Machine Learning Model Design</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2AD7FD50" w14:textId="6E92F5B0"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_Ref204336500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9</w:t>
            </w:r>
            <w:r w:rsidRPr="00485059">
              <w:rPr>
                <w:rFonts w:ascii="Garamond" w:eastAsia="Bahnschrift SemiLight" w:hAnsi="Garamond" w:cstheme="majorBidi"/>
                <w:b/>
                <w:bCs/>
                <w:color w:val="0070C0"/>
                <w:sz w:val="20"/>
                <w:szCs w:val="20"/>
              </w:rPr>
              <w:fldChar w:fldCharType="end"/>
            </w:r>
          </w:p>
        </w:tc>
      </w:tr>
      <w:tr w:rsidR="00882F9F" w:rsidRPr="00485059" w14:paraId="2A3465BA" w14:textId="77777777">
        <w:tc>
          <w:tcPr>
            <w:tcW w:w="913" w:type="dxa"/>
          </w:tcPr>
          <w:p w14:paraId="71997523" w14:textId="43EAB848" w:rsidR="00882F9F" w:rsidRPr="00485059" w:rsidRDefault="00282E21">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_Ref204336506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5.1</w:t>
            </w:r>
            <w:r w:rsidRPr="00485059">
              <w:rPr>
                <w:rFonts w:ascii="Garamond" w:eastAsia="Bahnschrift SemiLight" w:hAnsi="Garamond" w:cstheme="majorBidi"/>
                <w:b/>
                <w:sz w:val="20"/>
                <w:szCs w:val="20"/>
              </w:rPr>
              <w:fldChar w:fldCharType="end"/>
            </w:r>
          </w:p>
        </w:tc>
        <w:tc>
          <w:tcPr>
            <w:tcW w:w="6930" w:type="dxa"/>
          </w:tcPr>
          <w:p w14:paraId="272FC0F8" w14:textId="6FB3FB32"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_Ref204336506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Model Input and Output</w:t>
            </w:r>
            <w:r w:rsidRPr="00485059">
              <w:rPr>
                <w:rFonts w:ascii="Garamond" w:eastAsia="Bahnschrift SemiLight" w:hAnsi="Garamond" w:cstheme="majorBidi"/>
                <w:b/>
                <w:sz w:val="20"/>
                <w:szCs w:val="20"/>
              </w:rPr>
              <w:fldChar w:fldCharType="end"/>
            </w:r>
          </w:p>
        </w:tc>
        <w:tc>
          <w:tcPr>
            <w:tcW w:w="1711" w:type="dxa"/>
          </w:tcPr>
          <w:p w14:paraId="6E0AAA4E" w14:textId="71913533"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_Ref204336506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10</w:t>
            </w:r>
            <w:r w:rsidRPr="00485059">
              <w:rPr>
                <w:rFonts w:ascii="Garamond" w:eastAsia="Bahnschrift SemiLight" w:hAnsi="Garamond" w:cstheme="majorBidi"/>
                <w:b/>
                <w:bCs/>
                <w:color w:val="0070C0"/>
                <w:sz w:val="20"/>
                <w:szCs w:val="20"/>
              </w:rPr>
              <w:fldChar w:fldCharType="end"/>
            </w:r>
          </w:p>
        </w:tc>
      </w:tr>
      <w:tr w:rsidR="00882F9F" w:rsidRPr="00485059" w14:paraId="412F4424" w14:textId="77777777">
        <w:tc>
          <w:tcPr>
            <w:tcW w:w="913" w:type="dxa"/>
          </w:tcPr>
          <w:p w14:paraId="1D367B1E" w14:textId="1EAC69A4" w:rsidR="00882F9F" w:rsidRPr="00485059" w:rsidRDefault="00282E21">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_Ref204336511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5.2</w:t>
            </w:r>
            <w:r w:rsidRPr="00485059">
              <w:rPr>
                <w:rFonts w:ascii="Garamond" w:eastAsia="Bahnschrift SemiLight" w:hAnsi="Garamond" w:cstheme="majorBidi"/>
                <w:b/>
                <w:sz w:val="20"/>
                <w:szCs w:val="20"/>
              </w:rPr>
              <w:fldChar w:fldCharType="end"/>
            </w:r>
          </w:p>
        </w:tc>
        <w:tc>
          <w:tcPr>
            <w:tcW w:w="6930" w:type="dxa"/>
          </w:tcPr>
          <w:p w14:paraId="4E1DE63E" w14:textId="66B8A32D"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_Ref204336511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Dataset</w:t>
            </w:r>
            <w:r w:rsidRPr="00485059">
              <w:rPr>
                <w:rFonts w:ascii="Garamond" w:eastAsia="Bahnschrift SemiLight" w:hAnsi="Garamond" w:cstheme="majorBidi"/>
                <w:b/>
                <w:sz w:val="20"/>
                <w:szCs w:val="20"/>
              </w:rPr>
              <w:fldChar w:fldCharType="end"/>
            </w:r>
          </w:p>
        </w:tc>
        <w:tc>
          <w:tcPr>
            <w:tcW w:w="1711" w:type="dxa"/>
          </w:tcPr>
          <w:p w14:paraId="6C16C923" w14:textId="0488D3F9"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_Ref204336511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10</w:t>
            </w:r>
            <w:r w:rsidRPr="00485059">
              <w:rPr>
                <w:rFonts w:ascii="Garamond" w:eastAsia="Bahnschrift SemiLight" w:hAnsi="Garamond" w:cstheme="majorBidi"/>
                <w:b/>
                <w:bCs/>
                <w:color w:val="0070C0"/>
                <w:sz w:val="20"/>
                <w:szCs w:val="20"/>
              </w:rPr>
              <w:fldChar w:fldCharType="end"/>
            </w:r>
          </w:p>
        </w:tc>
      </w:tr>
      <w:tr w:rsidR="00882F9F" w:rsidRPr="00485059" w14:paraId="5B53F50A" w14:textId="77777777">
        <w:tc>
          <w:tcPr>
            <w:tcW w:w="913" w:type="dxa"/>
          </w:tcPr>
          <w:p w14:paraId="526C5368" w14:textId="575D76FE" w:rsidR="00882F9F" w:rsidRPr="00485059" w:rsidRDefault="00282E21">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_Ref204336516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5.3</w:t>
            </w:r>
            <w:r w:rsidRPr="00485059">
              <w:rPr>
                <w:rFonts w:ascii="Garamond" w:eastAsia="Bahnschrift SemiLight" w:hAnsi="Garamond" w:cstheme="majorBidi"/>
                <w:b/>
                <w:sz w:val="20"/>
                <w:szCs w:val="20"/>
              </w:rPr>
              <w:fldChar w:fldCharType="end"/>
            </w:r>
          </w:p>
        </w:tc>
        <w:tc>
          <w:tcPr>
            <w:tcW w:w="6930" w:type="dxa"/>
          </w:tcPr>
          <w:p w14:paraId="20C89666" w14:textId="5458D27C"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_Ref204336516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Model Training</w:t>
            </w:r>
            <w:r w:rsidRPr="00485059">
              <w:rPr>
                <w:rFonts w:ascii="Garamond" w:eastAsia="Bahnschrift SemiLight" w:hAnsi="Garamond" w:cstheme="majorBidi"/>
                <w:b/>
                <w:sz w:val="20"/>
                <w:szCs w:val="20"/>
              </w:rPr>
              <w:fldChar w:fldCharType="end"/>
            </w:r>
          </w:p>
        </w:tc>
        <w:tc>
          <w:tcPr>
            <w:tcW w:w="1711" w:type="dxa"/>
          </w:tcPr>
          <w:p w14:paraId="4A3E83D2" w14:textId="4CBB4D62"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_Ref204336516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12</w:t>
            </w:r>
            <w:r w:rsidRPr="00485059">
              <w:rPr>
                <w:rFonts w:ascii="Garamond" w:eastAsia="Bahnschrift SemiLight" w:hAnsi="Garamond" w:cstheme="majorBidi"/>
                <w:b/>
                <w:bCs/>
                <w:color w:val="0070C0"/>
                <w:sz w:val="20"/>
                <w:szCs w:val="20"/>
              </w:rPr>
              <w:fldChar w:fldCharType="end"/>
            </w:r>
          </w:p>
        </w:tc>
      </w:tr>
      <w:tr w:rsidR="00882F9F" w:rsidRPr="00485059" w14:paraId="73676892" w14:textId="77777777" w:rsidTr="009E4D50">
        <w:tc>
          <w:tcPr>
            <w:tcW w:w="913" w:type="dxa"/>
            <w:shd w:val="clear" w:color="auto" w:fill="D9D9D9" w:themeFill="background1" w:themeFillShade="D9"/>
          </w:tcPr>
          <w:p w14:paraId="07C2EF72" w14:textId="37AAD3E1" w:rsidR="00882F9F" w:rsidRPr="00485059" w:rsidRDefault="00B90732">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_Ref204336531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6</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5C68AF4B" w14:textId="6E8FB06B" w:rsidR="00882F9F" w:rsidRPr="00485059" w:rsidRDefault="00325DD4" w:rsidP="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_Ref204336531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System Implementation</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3719CA01" w14:textId="6E33E8EA"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_Ref204336531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12</w:t>
            </w:r>
            <w:r w:rsidRPr="00485059">
              <w:rPr>
                <w:rFonts w:ascii="Garamond" w:eastAsia="Bahnschrift SemiLight" w:hAnsi="Garamond" w:cstheme="majorBidi"/>
                <w:b/>
                <w:bCs/>
                <w:color w:val="0070C0"/>
                <w:sz w:val="20"/>
                <w:szCs w:val="20"/>
              </w:rPr>
              <w:fldChar w:fldCharType="end"/>
            </w:r>
          </w:p>
        </w:tc>
      </w:tr>
      <w:tr w:rsidR="00882F9F" w:rsidRPr="00485059" w14:paraId="1C23C2C7" w14:textId="77777777">
        <w:tc>
          <w:tcPr>
            <w:tcW w:w="913" w:type="dxa"/>
          </w:tcPr>
          <w:p w14:paraId="3AF872F6" w14:textId="2F8F1DE7" w:rsidR="00882F9F" w:rsidRPr="00485059" w:rsidRDefault="007D60D1">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_Ref204336538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6.1</w:t>
            </w:r>
            <w:r w:rsidRPr="00485059">
              <w:rPr>
                <w:rFonts w:ascii="Garamond" w:eastAsia="Bahnschrift SemiLight" w:hAnsi="Garamond" w:cstheme="majorBidi"/>
                <w:b/>
                <w:sz w:val="20"/>
                <w:szCs w:val="20"/>
              </w:rPr>
              <w:fldChar w:fldCharType="end"/>
            </w:r>
          </w:p>
        </w:tc>
        <w:tc>
          <w:tcPr>
            <w:tcW w:w="6930" w:type="dxa"/>
          </w:tcPr>
          <w:p w14:paraId="685F2D58" w14:textId="196FDCC1"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_Ref204336538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Backend Functional Flow</w:t>
            </w:r>
            <w:r w:rsidRPr="00485059">
              <w:rPr>
                <w:rFonts w:ascii="Garamond" w:eastAsia="Bahnschrift SemiLight" w:hAnsi="Garamond" w:cstheme="majorBidi"/>
                <w:b/>
                <w:sz w:val="20"/>
                <w:szCs w:val="20"/>
              </w:rPr>
              <w:fldChar w:fldCharType="end"/>
            </w:r>
          </w:p>
        </w:tc>
        <w:tc>
          <w:tcPr>
            <w:tcW w:w="1711" w:type="dxa"/>
          </w:tcPr>
          <w:p w14:paraId="265B6AFA" w14:textId="4665ADA9"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_Ref204336538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12</w:t>
            </w:r>
            <w:r w:rsidRPr="00485059">
              <w:rPr>
                <w:rFonts w:ascii="Garamond" w:eastAsia="Bahnschrift SemiLight" w:hAnsi="Garamond" w:cstheme="majorBidi"/>
                <w:b/>
                <w:bCs/>
                <w:color w:val="0070C0"/>
                <w:sz w:val="20"/>
                <w:szCs w:val="20"/>
              </w:rPr>
              <w:fldChar w:fldCharType="end"/>
            </w:r>
          </w:p>
        </w:tc>
      </w:tr>
      <w:tr w:rsidR="00882F9F" w:rsidRPr="00485059" w14:paraId="4ADCE359" w14:textId="77777777">
        <w:tc>
          <w:tcPr>
            <w:tcW w:w="913" w:type="dxa"/>
          </w:tcPr>
          <w:p w14:paraId="15BB56D9" w14:textId="207B057B" w:rsidR="00882F9F" w:rsidRPr="00485059" w:rsidRDefault="007D60D1">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_Ref204336543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6.2</w:t>
            </w:r>
            <w:r w:rsidRPr="00485059">
              <w:rPr>
                <w:rFonts w:ascii="Garamond" w:eastAsia="Bahnschrift SemiLight" w:hAnsi="Garamond" w:cstheme="majorBidi"/>
                <w:b/>
                <w:sz w:val="20"/>
                <w:szCs w:val="20"/>
              </w:rPr>
              <w:fldChar w:fldCharType="end"/>
            </w:r>
          </w:p>
        </w:tc>
        <w:tc>
          <w:tcPr>
            <w:tcW w:w="6930" w:type="dxa"/>
          </w:tcPr>
          <w:p w14:paraId="4EFF6D17" w14:textId="73749088"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_Ref204336543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Frontend User Workflow</w:t>
            </w:r>
            <w:r w:rsidRPr="00485059">
              <w:rPr>
                <w:rFonts w:ascii="Garamond" w:eastAsia="Bahnschrift SemiLight" w:hAnsi="Garamond" w:cstheme="majorBidi"/>
                <w:b/>
                <w:sz w:val="20"/>
                <w:szCs w:val="20"/>
              </w:rPr>
              <w:fldChar w:fldCharType="end"/>
            </w:r>
          </w:p>
        </w:tc>
        <w:tc>
          <w:tcPr>
            <w:tcW w:w="1711" w:type="dxa"/>
          </w:tcPr>
          <w:p w14:paraId="3808F647" w14:textId="68499279"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_Ref204336543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13</w:t>
            </w:r>
            <w:r w:rsidRPr="00485059">
              <w:rPr>
                <w:rFonts w:ascii="Garamond" w:eastAsia="Bahnschrift SemiLight" w:hAnsi="Garamond" w:cstheme="majorBidi"/>
                <w:b/>
                <w:bCs/>
                <w:color w:val="0070C0"/>
                <w:sz w:val="20"/>
                <w:szCs w:val="20"/>
              </w:rPr>
              <w:fldChar w:fldCharType="end"/>
            </w:r>
          </w:p>
        </w:tc>
      </w:tr>
      <w:tr w:rsidR="00882F9F" w:rsidRPr="00485059" w14:paraId="16DAAAEA" w14:textId="77777777">
        <w:tc>
          <w:tcPr>
            <w:tcW w:w="913" w:type="dxa"/>
          </w:tcPr>
          <w:p w14:paraId="3A472ADC" w14:textId="2A8DFC01" w:rsidR="00882F9F" w:rsidRPr="00485059" w:rsidRDefault="00B03268">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_Ref204336562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6.3</w:t>
            </w:r>
            <w:r w:rsidRPr="00485059">
              <w:rPr>
                <w:rFonts w:ascii="Garamond" w:eastAsia="Bahnschrift SemiLight" w:hAnsi="Garamond" w:cstheme="majorBidi"/>
                <w:b/>
                <w:sz w:val="20"/>
                <w:szCs w:val="20"/>
              </w:rPr>
              <w:fldChar w:fldCharType="end"/>
            </w:r>
          </w:p>
        </w:tc>
        <w:tc>
          <w:tcPr>
            <w:tcW w:w="6930" w:type="dxa"/>
          </w:tcPr>
          <w:p w14:paraId="57440C44" w14:textId="59D9A8FE" w:rsidR="00882F9F"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_Ref204336562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Technical Features Summary</w:t>
            </w:r>
            <w:r w:rsidRPr="00485059">
              <w:rPr>
                <w:rFonts w:ascii="Garamond" w:eastAsia="Bahnschrift SemiLight" w:hAnsi="Garamond" w:cstheme="majorBidi"/>
                <w:b/>
                <w:sz w:val="20"/>
                <w:szCs w:val="20"/>
              </w:rPr>
              <w:fldChar w:fldCharType="end"/>
            </w:r>
          </w:p>
        </w:tc>
        <w:tc>
          <w:tcPr>
            <w:tcW w:w="1711" w:type="dxa"/>
          </w:tcPr>
          <w:p w14:paraId="68977E71" w14:textId="5F00621F" w:rsidR="00882F9F"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_Ref204336562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13</w:t>
            </w:r>
            <w:r w:rsidRPr="00485059">
              <w:rPr>
                <w:rFonts w:ascii="Garamond" w:eastAsia="Bahnschrift SemiLight" w:hAnsi="Garamond" w:cstheme="majorBidi"/>
                <w:b/>
                <w:bCs/>
                <w:color w:val="0070C0"/>
                <w:sz w:val="20"/>
                <w:szCs w:val="20"/>
              </w:rPr>
              <w:fldChar w:fldCharType="end"/>
            </w:r>
          </w:p>
        </w:tc>
      </w:tr>
      <w:tr w:rsidR="00B03268" w:rsidRPr="00485059" w14:paraId="49C40746" w14:textId="77777777" w:rsidTr="009E4D50">
        <w:tc>
          <w:tcPr>
            <w:tcW w:w="913" w:type="dxa"/>
            <w:shd w:val="clear" w:color="auto" w:fill="D9D9D9" w:themeFill="background1" w:themeFillShade="D9"/>
          </w:tcPr>
          <w:p w14:paraId="2770A475" w14:textId="24096E4F" w:rsidR="00B03268" w:rsidRPr="00485059" w:rsidRDefault="00DF6CEF">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_Ref204336612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7</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2761EBDB" w14:textId="0E34EE38" w:rsidR="00B03268"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_Ref204336612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Challenges and Lessons Learned</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72A1F1BE" w14:textId="4F4C9CE9" w:rsidR="00B03268" w:rsidRPr="00485059" w:rsidRDefault="00376203">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_Ref204336612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14</w:t>
            </w:r>
            <w:r w:rsidRPr="00485059">
              <w:rPr>
                <w:rFonts w:ascii="Garamond" w:eastAsia="Bahnschrift SemiLight" w:hAnsi="Garamond" w:cstheme="majorBidi"/>
                <w:b/>
                <w:bCs/>
                <w:color w:val="0070C0"/>
                <w:sz w:val="20"/>
                <w:szCs w:val="20"/>
              </w:rPr>
              <w:fldChar w:fldCharType="end"/>
            </w:r>
          </w:p>
        </w:tc>
      </w:tr>
      <w:tr w:rsidR="00B03268" w:rsidRPr="00485059" w14:paraId="296B96C5" w14:textId="77777777">
        <w:tc>
          <w:tcPr>
            <w:tcW w:w="913" w:type="dxa"/>
          </w:tcPr>
          <w:p w14:paraId="2A0C5BBF" w14:textId="18D98C2B" w:rsidR="00B03268" w:rsidRPr="00485059" w:rsidRDefault="00DF6CEF">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_Ref204336619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7.1</w:t>
            </w:r>
            <w:r w:rsidRPr="00485059">
              <w:rPr>
                <w:rFonts w:ascii="Garamond" w:eastAsia="Bahnschrift SemiLight" w:hAnsi="Garamond" w:cstheme="majorBidi"/>
                <w:b/>
                <w:sz w:val="20"/>
                <w:szCs w:val="20"/>
              </w:rPr>
              <w:fldChar w:fldCharType="end"/>
            </w:r>
          </w:p>
        </w:tc>
        <w:tc>
          <w:tcPr>
            <w:tcW w:w="6930" w:type="dxa"/>
          </w:tcPr>
          <w:p w14:paraId="37287FC2" w14:textId="1FA39AEF" w:rsidR="00B03268"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_Ref204336619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Challenges Faced</w:t>
            </w:r>
            <w:r w:rsidRPr="00485059">
              <w:rPr>
                <w:rFonts w:ascii="Garamond" w:eastAsia="Bahnschrift SemiLight" w:hAnsi="Garamond" w:cstheme="majorBidi"/>
                <w:b/>
                <w:sz w:val="20"/>
                <w:szCs w:val="20"/>
              </w:rPr>
              <w:fldChar w:fldCharType="end"/>
            </w:r>
          </w:p>
        </w:tc>
        <w:tc>
          <w:tcPr>
            <w:tcW w:w="1711" w:type="dxa"/>
          </w:tcPr>
          <w:p w14:paraId="27BA195C" w14:textId="7D863B53"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_Ref204336619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14</w:t>
            </w:r>
            <w:r w:rsidRPr="00485059">
              <w:rPr>
                <w:rFonts w:ascii="Garamond" w:eastAsia="Bahnschrift SemiLight" w:hAnsi="Garamond" w:cstheme="majorBidi"/>
                <w:b/>
                <w:bCs/>
                <w:color w:val="0070C0"/>
                <w:sz w:val="20"/>
                <w:szCs w:val="20"/>
              </w:rPr>
              <w:fldChar w:fldCharType="end"/>
            </w: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_Ref204336619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color w:val="0070C0"/>
                <w:sz w:val="20"/>
                <w:szCs w:val="20"/>
              </w:rPr>
              <w:fldChar w:fldCharType="end"/>
            </w:r>
          </w:p>
        </w:tc>
      </w:tr>
      <w:tr w:rsidR="00B03268" w:rsidRPr="00485059" w14:paraId="4FA3C2B7" w14:textId="77777777" w:rsidTr="009E4D50">
        <w:tc>
          <w:tcPr>
            <w:tcW w:w="913" w:type="dxa"/>
            <w:shd w:val="clear" w:color="auto" w:fill="D9D9D9" w:themeFill="background1" w:themeFillShade="D9"/>
          </w:tcPr>
          <w:p w14:paraId="0E1E5A91" w14:textId="6CE2FB53" w:rsidR="00B03268" w:rsidRPr="00485059" w:rsidRDefault="00ED0CD9">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_Ref204336628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8</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3D852001" w14:textId="627B8C54" w:rsidR="00B03268" w:rsidRPr="00485059" w:rsidRDefault="00325DD4" w:rsidP="00325DD4">
            <w:pPr>
              <w:tabs>
                <w:tab w:val="left" w:pos="1352"/>
              </w:tabs>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_Ref204336628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Results</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37298A19" w14:textId="2B5AE6B7"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_Ref204336628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15</w:t>
            </w:r>
            <w:r w:rsidRPr="00485059">
              <w:rPr>
                <w:rFonts w:ascii="Garamond" w:eastAsia="Bahnschrift SemiLight" w:hAnsi="Garamond" w:cstheme="majorBidi"/>
                <w:b/>
                <w:bCs/>
                <w:color w:val="0070C0"/>
                <w:sz w:val="20"/>
                <w:szCs w:val="20"/>
              </w:rPr>
              <w:fldChar w:fldCharType="end"/>
            </w:r>
          </w:p>
        </w:tc>
      </w:tr>
      <w:tr w:rsidR="00B03268" w:rsidRPr="00485059" w14:paraId="799272CB" w14:textId="77777777">
        <w:tc>
          <w:tcPr>
            <w:tcW w:w="913" w:type="dxa"/>
          </w:tcPr>
          <w:p w14:paraId="5692EA8A" w14:textId="5AD097B6" w:rsidR="00B03268" w:rsidRPr="00485059" w:rsidRDefault="00ED0CD9">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_Ref204336642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8.1</w:t>
            </w:r>
            <w:r w:rsidRPr="00485059">
              <w:rPr>
                <w:rFonts w:ascii="Garamond" w:eastAsia="Bahnschrift SemiLight" w:hAnsi="Garamond" w:cstheme="majorBidi"/>
                <w:b/>
                <w:sz w:val="20"/>
                <w:szCs w:val="20"/>
              </w:rPr>
              <w:fldChar w:fldCharType="end"/>
            </w:r>
          </w:p>
        </w:tc>
        <w:tc>
          <w:tcPr>
            <w:tcW w:w="6930" w:type="dxa"/>
          </w:tcPr>
          <w:p w14:paraId="5D3CA518" w14:textId="38C353A0" w:rsidR="00B03268"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_Ref204336642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Model Accuracy</w:t>
            </w:r>
            <w:r w:rsidRPr="00485059">
              <w:rPr>
                <w:rFonts w:ascii="Garamond" w:eastAsia="Bahnschrift SemiLight" w:hAnsi="Garamond" w:cstheme="majorBidi"/>
                <w:b/>
                <w:sz w:val="20"/>
                <w:szCs w:val="20"/>
              </w:rPr>
              <w:fldChar w:fldCharType="end"/>
            </w:r>
          </w:p>
        </w:tc>
        <w:tc>
          <w:tcPr>
            <w:tcW w:w="1711" w:type="dxa"/>
          </w:tcPr>
          <w:p w14:paraId="7A96784F" w14:textId="77A901F8"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_Ref204336642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15</w:t>
            </w:r>
            <w:r w:rsidRPr="00485059">
              <w:rPr>
                <w:rFonts w:ascii="Garamond" w:eastAsia="Bahnschrift SemiLight" w:hAnsi="Garamond" w:cstheme="majorBidi"/>
                <w:b/>
                <w:bCs/>
                <w:color w:val="0070C0"/>
                <w:sz w:val="20"/>
                <w:szCs w:val="20"/>
              </w:rPr>
              <w:fldChar w:fldCharType="end"/>
            </w:r>
          </w:p>
        </w:tc>
      </w:tr>
      <w:tr w:rsidR="00B03268" w:rsidRPr="00485059" w14:paraId="3264E665" w14:textId="77777777">
        <w:tc>
          <w:tcPr>
            <w:tcW w:w="913" w:type="dxa"/>
          </w:tcPr>
          <w:p w14:paraId="44BE7254" w14:textId="0F590500" w:rsidR="00B03268" w:rsidRPr="00485059" w:rsidRDefault="00720C7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_Ref204336659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8.2</w:t>
            </w:r>
            <w:r w:rsidRPr="00485059">
              <w:rPr>
                <w:rFonts w:ascii="Garamond" w:eastAsia="Bahnschrift SemiLight" w:hAnsi="Garamond" w:cstheme="majorBidi"/>
                <w:b/>
                <w:sz w:val="20"/>
                <w:szCs w:val="20"/>
              </w:rPr>
              <w:fldChar w:fldCharType="end"/>
            </w:r>
          </w:p>
        </w:tc>
        <w:tc>
          <w:tcPr>
            <w:tcW w:w="6930" w:type="dxa"/>
          </w:tcPr>
          <w:p w14:paraId="5934CA8B" w14:textId="386BE430" w:rsidR="00B03268"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_Ref204336659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Price Prediction Range</w:t>
            </w:r>
            <w:r w:rsidRPr="00485059">
              <w:rPr>
                <w:rFonts w:ascii="Garamond" w:eastAsia="Bahnschrift SemiLight" w:hAnsi="Garamond" w:cstheme="majorBidi"/>
                <w:b/>
                <w:sz w:val="20"/>
                <w:szCs w:val="20"/>
              </w:rPr>
              <w:fldChar w:fldCharType="end"/>
            </w:r>
          </w:p>
        </w:tc>
        <w:tc>
          <w:tcPr>
            <w:tcW w:w="1711" w:type="dxa"/>
          </w:tcPr>
          <w:p w14:paraId="594B2204" w14:textId="3A21D7DE"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_Ref204336659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15</w:t>
            </w:r>
            <w:r w:rsidRPr="00485059">
              <w:rPr>
                <w:rFonts w:ascii="Garamond" w:eastAsia="Bahnschrift SemiLight" w:hAnsi="Garamond" w:cstheme="majorBidi"/>
                <w:b/>
                <w:bCs/>
                <w:color w:val="0070C0"/>
                <w:sz w:val="20"/>
                <w:szCs w:val="20"/>
              </w:rPr>
              <w:fldChar w:fldCharType="end"/>
            </w:r>
          </w:p>
        </w:tc>
      </w:tr>
      <w:tr w:rsidR="00B03268" w:rsidRPr="00485059" w14:paraId="6754EDF4" w14:textId="77777777">
        <w:tc>
          <w:tcPr>
            <w:tcW w:w="913" w:type="dxa"/>
          </w:tcPr>
          <w:p w14:paraId="61AA7E13" w14:textId="65218958" w:rsidR="00B03268" w:rsidRPr="00485059" w:rsidRDefault="00720C7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_Ref204336667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8.3</w:t>
            </w:r>
            <w:r w:rsidRPr="00485059">
              <w:rPr>
                <w:rFonts w:ascii="Garamond" w:eastAsia="Bahnschrift SemiLight" w:hAnsi="Garamond" w:cstheme="majorBidi"/>
                <w:b/>
                <w:sz w:val="20"/>
                <w:szCs w:val="20"/>
              </w:rPr>
              <w:fldChar w:fldCharType="end"/>
            </w:r>
          </w:p>
        </w:tc>
        <w:tc>
          <w:tcPr>
            <w:tcW w:w="6930" w:type="dxa"/>
          </w:tcPr>
          <w:p w14:paraId="64B38BFF" w14:textId="1E1DCEB8" w:rsidR="00B03268" w:rsidRPr="00485059" w:rsidRDefault="00325DD4" w:rsidP="00325DD4">
            <w:pPr>
              <w:tabs>
                <w:tab w:val="left" w:pos="1503"/>
              </w:tabs>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_Ref204336667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Appraiser Insights &amp; Feature Testing</w:t>
            </w:r>
            <w:r w:rsidRPr="00485059">
              <w:rPr>
                <w:rFonts w:ascii="Garamond" w:eastAsia="Bahnschrift SemiLight" w:hAnsi="Garamond" w:cstheme="majorBidi"/>
                <w:b/>
                <w:sz w:val="20"/>
                <w:szCs w:val="20"/>
              </w:rPr>
              <w:fldChar w:fldCharType="end"/>
            </w:r>
          </w:p>
        </w:tc>
        <w:tc>
          <w:tcPr>
            <w:tcW w:w="1711" w:type="dxa"/>
          </w:tcPr>
          <w:p w14:paraId="570EA175" w14:textId="29127846"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_Ref204336667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15</w:t>
            </w:r>
            <w:r w:rsidRPr="00485059">
              <w:rPr>
                <w:rFonts w:ascii="Garamond" w:eastAsia="Bahnschrift SemiLight" w:hAnsi="Garamond" w:cstheme="majorBidi"/>
                <w:b/>
                <w:bCs/>
                <w:color w:val="0070C0"/>
                <w:sz w:val="20"/>
                <w:szCs w:val="20"/>
              </w:rPr>
              <w:fldChar w:fldCharType="end"/>
            </w:r>
          </w:p>
        </w:tc>
      </w:tr>
      <w:tr w:rsidR="00B03268" w:rsidRPr="00485059" w14:paraId="0A7C4E78" w14:textId="77777777" w:rsidTr="009E4D50">
        <w:tc>
          <w:tcPr>
            <w:tcW w:w="913" w:type="dxa"/>
            <w:shd w:val="clear" w:color="auto" w:fill="D9D9D9" w:themeFill="background1" w:themeFillShade="D9"/>
          </w:tcPr>
          <w:p w14:paraId="419C3D08" w14:textId="529EE596" w:rsidR="00B03268" w:rsidRPr="00485059" w:rsidRDefault="00720C7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_Ref204336673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9</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21DE38BF" w14:textId="7890350B" w:rsidR="00B03268"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_Ref204336673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Testing</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6533ACE2" w14:textId="409B4D3D"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_Ref204336673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16</w:t>
            </w:r>
            <w:r w:rsidRPr="00485059">
              <w:rPr>
                <w:rFonts w:ascii="Garamond" w:eastAsia="Bahnschrift SemiLight" w:hAnsi="Garamond" w:cstheme="majorBidi"/>
                <w:b/>
                <w:bCs/>
                <w:color w:val="0070C0"/>
                <w:sz w:val="20"/>
                <w:szCs w:val="20"/>
              </w:rPr>
              <w:fldChar w:fldCharType="end"/>
            </w:r>
          </w:p>
        </w:tc>
      </w:tr>
      <w:tr w:rsidR="00B03268" w:rsidRPr="00485059" w14:paraId="451D7522" w14:textId="77777777" w:rsidTr="009E4D50">
        <w:tc>
          <w:tcPr>
            <w:tcW w:w="913" w:type="dxa"/>
            <w:shd w:val="clear" w:color="auto" w:fill="D9D9D9" w:themeFill="background1" w:themeFillShade="D9"/>
          </w:tcPr>
          <w:p w14:paraId="7BC20E44" w14:textId="34DA858F" w:rsidR="00B03268" w:rsidRPr="00485059" w:rsidRDefault="00720C7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_Ref204336679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10</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5EAA4807" w14:textId="4F4FDCC8" w:rsidR="00B03268"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_Ref204336679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Summary and Conclusions</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459A222A" w14:textId="6BC78239"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_Ref204336679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17</w:t>
            </w:r>
            <w:r w:rsidRPr="00485059">
              <w:rPr>
                <w:rFonts w:ascii="Garamond" w:eastAsia="Bahnschrift SemiLight" w:hAnsi="Garamond" w:cstheme="majorBidi"/>
                <w:b/>
                <w:bCs/>
                <w:color w:val="0070C0"/>
                <w:sz w:val="20"/>
                <w:szCs w:val="20"/>
              </w:rPr>
              <w:fldChar w:fldCharType="end"/>
            </w:r>
          </w:p>
        </w:tc>
      </w:tr>
      <w:tr w:rsidR="00B03268" w:rsidRPr="00485059" w14:paraId="4EBA28A9" w14:textId="77777777">
        <w:tc>
          <w:tcPr>
            <w:tcW w:w="913" w:type="dxa"/>
          </w:tcPr>
          <w:p w14:paraId="323A2917" w14:textId="18153B49" w:rsidR="00B03268" w:rsidRPr="00485059" w:rsidRDefault="00720C7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_Ref204336683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10.1</w:t>
            </w:r>
            <w:r w:rsidRPr="00485059">
              <w:rPr>
                <w:rFonts w:ascii="Garamond" w:eastAsia="Bahnschrift SemiLight" w:hAnsi="Garamond" w:cstheme="majorBidi"/>
                <w:b/>
                <w:sz w:val="20"/>
                <w:szCs w:val="20"/>
              </w:rPr>
              <w:fldChar w:fldCharType="end"/>
            </w:r>
            <w:r w:rsidR="001C5370" w:rsidRPr="00485059">
              <w:rPr>
                <w:rFonts w:ascii="Garamond" w:eastAsia="Bahnschrift SemiLight" w:hAnsi="Garamond" w:cstheme="majorBidi"/>
                <w:b/>
                <w:sz w:val="20"/>
                <w:szCs w:val="20"/>
              </w:rPr>
              <w:fldChar w:fldCharType="begin"/>
            </w:r>
            <w:r w:rsidR="001C5370" w:rsidRPr="00485059">
              <w:rPr>
                <w:rFonts w:ascii="Garamond" w:eastAsia="Bahnschrift SemiLight" w:hAnsi="Garamond" w:cstheme="majorBidi"/>
                <w:b/>
                <w:sz w:val="20"/>
                <w:szCs w:val="20"/>
              </w:rPr>
              <w:instrText xml:space="preserve"> REF _Ref188475428 \r \h </w:instrText>
            </w:r>
            <w:r w:rsidR="00D65B0C" w:rsidRPr="00485059">
              <w:rPr>
                <w:rFonts w:ascii="Garamond" w:eastAsia="Bahnschrift SemiLight" w:hAnsi="Garamond" w:cstheme="majorBidi"/>
                <w:b/>
                <w:sz w:val="20"/>
                <w:szCs w:val="20"/>
              </w:rPr>
              <w:instrText xml:space="preserve"> \* MERGEFORMAT </w:instrText>
            </w:r>
            <w:r w:rsidR="001C5370" w:rsidRPr="00485059">
              <w:rPr>
                <w:rFonts w:ascii="Garamond" w:eastAsia="Bahnschrift SemiLight" w:hAnsi="Garamond" w:cstheme="majorBidi"/>
                <w:b/>
                <w:sz w:val="20"/>
                <w:szCs w:val="20"/>
              </w:rPr>
            </w:r>
            <w:r w:rsidR="001C5370" w:rsidRPr="00485059">
              <w:rPr>
                <w:rFonts w:ascii="Garamond" w:eastAsia="Bahnschrift SemiLight" w:hAnsi="Garamond" w:cstheme="majorBidi"/>
                <w:b/>
                <w:sz w:val="20"/>
                <w:szCs w:val="20"/>
              </w:rPr>
              <w:fldChar w:fldCharType="separate"/>
            </w:r>
            <w:r w:rsidR="001C5370" w:rsidRPr="00485059">
              <w:rPr>
                <w:rFonts w:ascii="Garamond" w:eastAsia="Bahnschrift SemiLight" w:hAnsi="Garamond" w:cstheme="majorBidi"/>
                <w:b/>
                <w:sz w:val="20"/>
                <w:szCs w:val="20"/>
                <w:cs/>
              </w:rPr>
              <w:t>‎</w:t>
            </w:r>
            <w:r w:rsidR="001C5370" w:rsidRPr="00485059">
              <w:rPr>
                <w:rFonts w:ascii="Garamond" w:eastAsia="Bahnschrift SemiLight" w:hAnsi="Garamond" w:cstheme="majorBidi"/>
                <w:b/>
                <w:sz w:val="20"/>
                <w:szCs w:val="20"/>
              </w:rPr>
              <w:fldChar w:fldCharType="end"/>
            </w:r>
          </w:p>
        </w:tc>
        <w:tc>
          <w:tcPr>
            <w:tcW w:w="6930" w:type="dxa"/>
          </w:tcPr>
          <w:p w14:paraId="7C473191" w14:textId="45D5D32D" w:rsidR="00B03268"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_Ref204336683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color w:val="000000"/>
                <w:sz w:val="20"/>
                <w:szCs w:val="20"/>
              </w:rPr>
              <w:t>Lessons Learned</w:t>
            </w:r>
            <w:r w:rsidRPr="00485059">
              <w:rPr>
                <w:rFonts w:ascii="Garamond" w:eastAsia="Bahnschrift SemiLight" w:hAnsi="Garamond" w:cstheme="majorBidi"/>
                <w:b/>
                <w:sz w:val="20"/>
                <w:szCs w:val="20"/>
              </w:rPr>
              <w:fldChar w:fldCharType="end"/>
            </w:r>
          </w:p>
        </w:tc>
        <w:tc>
          <w:tcPr>
            <w:tcW w:w="1711" w:type="dxa"/>
          </w:tcPr>
          <w:p w14:paraId="52457C30" w14:textId="15E6D670"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_Ref204336683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18</w:t>
            </w:r>
            <w:r w:rsidRPr="00485059">
              <w:rPr>
                <w:rFonts w:ascii="Garamond" w:eastAsia="Bahnschrift SemiLight" w:hAnsi="Garamond" w:cstheme="majorBidi"/>
                <w:b/>
                <w:bCs/>
                <w:color w:val="0070C0"/>
                <w:sz w:val="20"/>
                <w:szCs w:val="20"/>
              </w:rPr>
              <w:fldChar w:fldCharType="end"/>
            </w:r>
          </w:p>
        </w:tc>
      </w:tr>
      <w:tr w:rsidR="00B03268" w:rsidRPr="00485059" w14:paraId="7E7ABB55" w14:textId="77777777" w:rsidTr="009E4D50">
        <w:tc>
          <w:tcPr>
            <w:tcW w:w="913" w:type="dxa"/>
            <w:shd w:val="clear" w:color="auto" w:fill="D9D9D9" w:themeFill="background1" w:themeFillShade="D9"/>
          </w:tcPr>
          <w:p w14:paraId="7A94EB56" w14:textId="01902EDF" w:rsidR="00B03268" w:rsidRPr="00485059" w:rsidRDefault="001C5370">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_Ref188475428 \r \h </w:instrText>
            </w:r>
            <w:r w:rsidR="00D65B0C"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11</w:t>
            </w:r>
            <w:r w:rsidRPr="00485059">
              <w:rPr>
                <w:rFonts w:ascii="Garamond" w:eastAsia="Bahnschrift SemiLight" w:hAnsi="Garamond" w:cstheme="majorBidi"/>
                <w:b/>
                <w:sz w:val="20"/>
                <w:szCs w:val="20"/>
              </w:rPr>
              <w:fldChar w:fldCharType="end"/>
            </w:r>
          </w:p>
        </w:tc>
        <w:tc>
          <w:tcPr>
            <w:tcW w:w="6930" w:type="dxa"/>
            <w:shd w:val="clear" w:color="auto" w:fill="D9D9D9" w:themeFill="background1" w:themeFillShade="D9"/>
          </w:tcPr>
          <w:p w14:paraId="3E152E84" w14:textId="37133C1E" w:rsidR="00B03268"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_Ref188475428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imes New Roman"/>
                <w:b/>
                <w:bCs/>
                <w:sz w:val="20"/>
                <w:szCs w:val="20"/>
              </w:rPr>
              <w:t>References</w:t>
            </w:r>
            <w:r w:rsidRPr="00485059">
              <w:rPr>
                <w:rFonts w:ascii="Garamond" w:eastAsia="Bahnschrift SemiLight" w:hAnsi="Garamond" w:cstheme="majorBidi"/>
                <w:b/>
                <w:sz w:val="20"/>
                <w:szCs w:val="20"/>
              </w:rPr>
              <w:fldChar w:fldCharType="end"/>
            </w:r>
          </w:p>
        </w:tc>
        <w:tc>
          <w:tcPr>
            <w:tcW w:w="1711" w:type="dxa"/>
            <w:shd w:val="clear" w:color="auto" w:fill="D9D9D9" w:themeFill="background1" w:themeFillShade="D9"/>
          </w:tcPr>
          <w:p w14:paraId="4DA64390" w14:textId="158D4177" w:rsidR="00B03268"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_Ref188475428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18</w:t>
            </w:r>
            <w:r w:rsidRPr="00485059">
              <w:rPr>
                <w:rFonts w:ascii="Garamond" w:eastAsia="Bahnschrift SemiLight" w:hAnsi="Garamond" w:cstheme="majorBidi"/>
                <w:b/>
                <w:bCs/>
                <w:color w:val="0070C0"/>
                <w:sz w:val="20"/>
                <w:szCs w:val="20"/>
              </w:rPr>
              <w:fldChar w:fldCharType="end"/>
            </w:r>
          </w:p>
        </w:tc>
      </w:tr>
      <w:tr w:rsidR="00742332" w:rsidRPr="00485059" w14:paraId="09BAA195" w14:textId="77777777" w:rsidTr="00485059">
        <w:tc>
          <w:tcPr>
            <w:tcW w:w="913" w:type="dxa"/>
            <w:shd w:val="clear" w:color="auto" w:fill="000000" w:themeFill="text1"/>
          </w:tcPr>
          <w:p w14:paraId="01F18980" w14:textId="77777777" w:rsidR="00742332" w:rsidRPr="00485059" w:rsidRDefault="00742332">
            <w:pPr>
              <w:jc w:val="center"/>
              <w:rPr>
                <w:rFonts w:ascii="Garamond" w:eastAsia="Bahnschrift SemiLight" w:hAnsi="Garamond" w:cstheme="majorBidi"/>
                <w:b/>
                <w:sz w:val="20"/>
                <w:szCs w:val="20"/>
              </w:rPr>
            </w:pPr>
          </w:p>
        </w:tc>
        <w:tc>
          <w:tcPr>
            <w:tcW w:w="6930" w:type="dxa"/>
            <w:shd w:val="clear" w:color="auto" w:fill="000000" w:themeFill="text1"/>
          </w:tcPr>
          <w:p w14:paraId="2A34B3B7" w14:textId="07BFA650" w:rsidR="00742332" w:rsidRPr="00485059" w:rsidRDefault="00742332" w:rsidP="00485059">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t>End of</w:t>
            </w:r>
            <w:r w:rsidR="00485059" w:rsidRPr="00485059">
              <w:rPr>
                <w:rFonts w:ascii="Garamond" w:eastAsia="Bahnschrift SemiLight" w:hAnsi="Garamond" w:cstheme="majorBidi"/>
                <w:b/>
                <w:sz w:val="20"/>
                <w:szCs w:val="20"/>
              </w:rPr>
              <w:t xml:space="preserve"> project book</w:t>
            </w:r>
          </w:p>
        </w:tc>
        <w:tc>
          <w:tcPr>
            <w:tcW w:w="1711" w:type="dxa"/>
            <w:shd w:val="clear" w:color="auto" w:fill="000000" w:themeFill="text1"/>
          </w:tcPr>
          <w:p w14:paraId="42DF4082" w14:textId="77777777" w:rsidR="00742332" w:rsidRPr="00485059" w:rsidRDefault="00742332">
            <w:pPr>
              <w:jc w:val="center"/>
              <w:rPr>
                <w:rFonts w:ascii="Garamond" w:eastAsia="Bahnschrift SemiLight" w:hAnsi="Garamond" w:cstheme="majorBidi"/>
                <w:b/>
                <w:bCs/>
                <w:color w:val="0070C0"/>
                <w:sz w:val="20"/>
                <w:szCs w:val="20"/>
              </w:rPr>
            </w:pPr>
          </w:p>
        </w:tc>
      </w:tr>
      <w:tr w:rsidR="00D65B0C" w:rsidRPr="00485059" w14:paraId="0E69BC94" w14:textId="77777777" w:rsidTr="00700C9B">
        <w:tc>
          <w:tcPr>
            <w:tcW w:w="913" w:type="dxa"/>
            <w:shd w:val="clear" w:color="auto" w:fill="BFBFBF" w:themeFill="background1" w:themeFillShade="BF"/>
          </w:tcPr>
          <w:p w14:paraId="7FBFFD39" w14:textId="40C7F02D" w:rsidR="00D65B0C" w:rsidRPr="00485059" w:rsidRDefault="00997500">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_Ref204337034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w:t>
            </w:r>
            <w:r w:rsidRPr="00485059">
              <w:rPr>
                <w:rFonts w:ascii="Garamond" w:eastAsia="Bahnschrift SemiLight" w:hAnsi="Garamond" w:cstheme="majorBidi"/>
                <w:b/>
                <w:sz w:val="20"/>
                <w:szCs w:val="20"/>
              </w:rPr>
              <w:fldChar w:fldCharType="end"/>
            </w:r>
          </w:p>
        </w:tc>
        <w:tc>
          <w:tcPr>
            <w:tcW w:w="6930" w:type="dxa"/>
            <w:shd w:val="clear" w:color="auto" w:fill="BFBFBF" w:themeFill="background1" w:themeFillShade="BF"/>
          </w:tcPr>
          <w:p w14:paraId="036269CC" w14:textId="77F60B69" w:rsidR="00D65B0C" w:rsidRPr="00485059" w:rsidRDefault="00325DD4" w:rsidP="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_Ref204337034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User Guide</w:t>
            </w:r>
            <w:r w:rsidRPr="00485059">
              <w:rPr>
                <w:rFonts w:ascii="Garamond" w:eastAsia="Bahnschrift SemiLight" w:hAnsi="Garamond" w:cstheme="majorBidi"/>
                <w:b/>
                <w:sz w:val="20"/>
                <w:szCs w:val="20"/>
              </w:rPr>
              <w:fldChar w:fldCharType="end"/>
            </w:r>
          </w:p>
        </w:tc>
        <w:tc>
          <w:tcPr>
            <w:tcW w:w="1711" w:type="dxa"/>
            <w:shd w:val="clear" w:color="auto" w:fill="BFBFBF" w:themeFill="background1" w:themeFillShade="BF"/>
          </w:tcPr>
          <w:p w14:paraId="718174C6" w14:textId="09DF7DCE"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_Ref204337034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19</w:t>
            </w:r>
            <w:r w:rsidRPr="00485059">
              <w:rPr>
                <w:rFonts w:ascii="Garamond" w:eastAsia="Bahnschrift SemiLight" w:hAnsi="Garamond" w:cstheme="majorBidi"/>
                <w:b/>
                <w:bCs/>
                <w:color w:val="0070C0"/>
                <w:sz w:val="20"/>
                <w:szCs w:val="20"/>
              </w:rPr>
              <w:fldChar w:fldCharType="end"/>
            </w:r>
          </w:p>
        </w:tc>
      </w:tr>
      <w:tr w:rsidR="00D65B0C" w:rsidRPr="00485059" w14:paraId="1B9550E3" w14:textId="77777777">
        <w:tc>
          <w:tcPr>
            <w:tcW w:w="913" w:type="dxa"/>
          </w:tcPr>
          <w:p w14:paraId="52B97DDC" w14:textId="5155D260" w:rsidR="00D65B0C" w:rsidRPr="00485059" w:rsidRDefault="00043E20">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_Ref204337057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1.1</w:t>
            </w:r>
            <w:r w:rsidRPr="00485059">
              <w:rPr>
                <w:rFonts w:ascii="Garamond" w:eastAsia="Bahnschrift SemiLight" w:hAnsi="Garamond" w:cstheme="majorBidi"/>
                <w:b/>
                <w:sz w:val="20"/>
                <w:szCs w:val="20"/>
              </w:rPr>
              <w:fldChar w:fldCharType="end"/>
            </w:r>
          </w:p>
        </w:tc>
        <w:tc>
          <w:tcPr>
            <w:tcW w:w="6930" w:type="dxa"/>
          </w:tcPr>
          <w:p w14:paraId="311E36B7" w14:textId="3520A40C" w:rsidR="00D65B0C" w:rsidRPr="00485059" w:rsidRDefault="00325DD4" w:rsidP="00325DD4">
            <w:pPr>
              <w:tabs>
                <w:tab w:val="left" w:pos="1002"/>
              </w:tabs>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_Ref204337057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Introduction</w:t>
            </w:r>
            <w:r w:rsidRPr="00485059">
              <w:rPr>
                <w:rFonts w:ascii="Garamond" w:eastAsia="Bahnschrift SemiLight" w:hAnsi="Garamond" w:cstheme="majorBidi"/>
                <w:b/>
                <w:sz w:val="20"/>
                <w:szCs w:val="20"/>
              </w:rPr>
              <w:fldChar w:fldCharType="end"/>
            </w:r>
          </w:p>
        </w:tc>
        <w:tc>
          <w:tcPr>
            <w:tcW w:w="1711" w:type="dxa"/>
          </w:tcPr>
          <w:p w14:paraId="6F25E37E" w14:textId="2345EFE1"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_Ref204337057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19</w:t>
            </w:r>
            <w:r w:rsidRPr="00485059">
              <w:rPr>
                <w:rFonts w:ascii="Garamond" w:eastAsia="Bahnschrift SemiLight" w:hAnsi="Garamond" w:cstheme="majorBidi"/>
                <w:b/>
                <w:bCs/>
                <w:color w:val="0070C0"/>
                <w:sz w:val="20"/>
                <w:szCs w:val="20"/>
              </w:rPr>
              <w:fldChar w:fldCharType="end"/>
            </w:r>
          </w:p>
        </w:tc>
      </w:tr>
      <w:tr w:rsidR="00D65B0C" w:rsidRPr="00485059" w14:paraId="4D23CBA8" w14:textId="77777777">
        <w:tc>
          <w:tcPr>
            <w:tcW w:w="913" w:type="dxa"/>
          </w:tcPr>
          <w:p w14:paraId="3126E3AC" w14:textId="64749985" w:rsidR="00D65B0C" w:rsidRPr="00485059" w:rsidRDefault="00DD297C">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_Ref204337081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1.2</w:t>
            </w:r>
            <w:r w:rsidRPr="00485059">
              <w:rPr>
                <w:rFonts w:ascii="Garamond" w:eastAsia="Bahnschrift SemiLight" w:hAnsi="Garamond" w:cstheme="majorBidi"/>
                <w:b/>
                <w:sz w:val="20"/>
                <w:szCs w:val="20"/>
              </w:rPr>
              <w:fldChar w:fldCharType="end"/>
            </w:r>
          </w:p>
        </w:tc>
        <w:tc>
          <w:tcPr>
            <w:tcW w:w="6930" w:type="dxa"/>
          </w:tcPr>
          <w:p w14:paraId="3BF90724" w14:textId="40421F39" w:rsidR="00D65B0C" w:rsidRPr="00485059" w:rsidRDefault="00325DD4" w:rsidP="00325DD4">
            <w:pPr>
              <w:tabs>
                <w:tab w:val="left" w:pos="989"/>
              </w:tabs>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_Ref204337081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Website Usage</w:t>
            </w:r>
            <w:r w:rsidRPr="00485059">
              <w:rPr>
                <w:rFonts w:ascii="Garamond" w:eastAsia="Bahnschrift SemiLight" w:hAnsi="Garamond" w:cstheme="majorBidi"/>
                <w:b/>
                <w:sz w:val="20"/>
                <w:szCs w:val="20"/>
              </w:rPr>
              <w:fldChar w:fldCharType="end"/>
            </w:r>
          </w:p>
        </w:tc>
        <w:tc>
          <w:tcPr>
            <w:tcW w:w="1711" w:type="dxa"/>
          </w:tcPr>
          <w:p w14:paraId="5B93B8C2" w14:textId="0E03218B"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_Ref204337081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19</w:t>
            </w:r>
            <w:r w:rsidRPr="00485059">
              <w:rPr>
                <w:rFonts w:ascii="Garamond" w:eastAsia="Bahnschrift SemiLight" w:hAnsi="Garamond" w:cstheme="majorBidi"/>
                <w:b/>
                <w:bCs/>
                <w:color w:val="0070C0"/>
                <w:sz w:val="20"/>
                <w:szCs w:val="20"/>
              </w:rPr>
              <w:fldChar w:fldCharType="end"/>
            </w:r>
          </w:p>
        </w:tc>
      </w:tr>
      <w:tr w:rsidR="00D65B0C" w:rsidRPr="00485059" w14:paraId="48C31F01" w14:textId="77777777">
        <w:tc>
          <w:tcPr>
            <w:tcW w:w="913" w:type="dxa"/>
          </w:tcPr>
          <w:p w14:paraId="6358ECB5" w14:textId="68326BB0" w:rsidR="00D65B0C" w:rsidRPr="00485059" w:rsidRDefault="00DD297C">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_Ref204337094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w:t>
            </w:r>
            <w:r w:rsidRPr="00485059">
              <w:rPr>
                <w:rFonts w:ascii="Garamond" w:eastAsia="Bahnschrift SemiLight" w:hAnsi="Garamond" w:cstheme="majorBidi"/>
                <w:b/>
                <w:sz w:val="20"/>
                <w:szCs w:val="20"/>
              </w:rPr>
              <w:fldChar w:fldCharType="end"/>
            </w:r>
          </w:p>
        </w:tc>
        <w:tc>
          <w:tcPr>
            <w:tcW w:w="6930" w:type="dxa"/>
          </w:tcPr>
          <w:p w14:paraId="657DBF55" w14:textId="5054505A"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_Ref204337094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User Interface</w:t>
            </w:r>
            <w:r w:rsidRPr="00485059">
              <w:rPr>
                <w:rFonts w:ascii="Garamond" w:eastAsia="Bahnschrift SemiLight" w:hAnsi="Garamond" w:cstheme="majorBidi"/>
                <w:b/>
                <w:sz w:val="20"/>
                <w:szCs w:val="20"/>
              </w:rPr>
              <w:fldChar w:fldCharType="end"/>
            </w:r>
          </w:p>
        </w:tc>
        <w:tc>
          <w:tcPr>
            <w:tcW w:w="1711" w:type="dxa"/>
          </w:tcPr>
          <w:p w14:paraId="24220915" w14:textId="5CEB57E8"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_Ref204337094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19</w:t>
            </w:r>
            <w:r w:rsidRPr="00485059">
              <w:rPr>
                <w:rFonts w:ascii="Garamond" w:eastAsia="Bahnschrift SemiLight" w:hAnsi="Garamond" w:cstheme="majorBidi"/>
                <w:b/>
                <w:bCs/>
                <w:color w:val="0070C0"/>
                <w:sz w:val="20"/>
                <w:szCs w:val="20"/>
              </w:rPr>
              <w:fldChar w:fldCharType="end"/>
            </w:r>
          </w:p>
        </w:tc>
      </w:tr>
      <w:tr w:rsidR="00D65B0C" w:rsidRPr="00485059" w14:paraId="6C78EC70" w14:textId="77777777">
        <w:tc>
          <w:tcPr>
            <w:tcW w:w="913" w:type="dxa"/>
          </w:tcPr>
          <w:p w14:paraId="2F64FCAE" w14:textId="715A401C" w:rsidR="00D65B0C" w:rsidRPr="00485059" w:rsidRDefault="002D282E">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_Ref204337127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1.3.1</w:t>
            </w:r>
            <w:r w:rsidRPr="00485059">
              <w:rPr>
                <w:rFonts w:ascii="Garamond" w:eastAsia="Bahnschrift SemiLight" w:hAnsi="Garamond" w:cstheme="majorBidi"/>
                <w:b/>
                <w:sz w:val="20"/>
                <w:szCs w:val="20"/>
              </w:rPr>
              <w:fldChar w:fldCharType="end"/>
            </w:r>
          </w:p>
        </w:tc>
        <w:tc>
          <w:tcPr>
            <w:tcW w:w="6930" w:type="dxa"/>
          </w:tcPr>
          <w:p w14:paraId="503E7561" w14:textId="4D9B71B3"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_Ref204337127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Home Page</w:t>
            </w:r>
            <w:r w:rsidRPr="00485059">
              <w:rPr>
                <w:rFonts w:ascii="Garamond" w:eastAsia="Bahnschrift SemiLight" w:hAnsi="Garamond" w:cstheme="majorBidi"/>
                <w:b/>
                <w:sz w:val="20"/>
                <w:szCs w:val="20"/>
              </w:rPr>
              <w:fldChar w:fldCharType="end"/>
            </w:r>
          </w:p>
        </w:tc>
        <w:tc>
          <w:tcPr>
            <w:tcW w:w="1711" w:type="dxa"/>
          </w:tcPr>
          <w:p w14:paraId="0729DFBC" w14:textId="31057630"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_Ref204337127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19</w:t>
            </w:r>
            <w:r w:rsidRPr="00485059">
              <w:rPr>
                <w:rFonts w:ascii="Garamond" w:eastAsia="Bahnschrift SemiLight" w:hAnsi="Garamond" w:cstheme="majorBidi"/>
                <w:b/>
                <w:bCs/>
                <w:color w:val="0070C0"/>
                <w:sz w:val="20"/>
                <w:szCs w:val="20"/>
              </w:rPr>
              <w:fldChar w:fldCharType="end"/>
            </w:r>
          </w:p>
        </w:tc>
      </w:tr>
      <w:tr w:rsidR="00D65B0C" w:rsidRPr="00485059" w14:paraId="75CE0964" w14:textId="77777777">
        <w:tc>
          <w:tcPr>
            <w:tcW w:w="913" w:type="dxa"/>
          </w:tcPr>
          <w:p w14:paraId="43471C73" w14:textId="2E5A7812" w:rsidR="00D65B0C" w:rsidRPr="00485059" w:rsidRDefault="002D282E">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_Ref204337135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1.3.2</w:t>
            </w:r>
            <w:r w:rsidRPr="00485059">
              <w:rPr>
                <w:rFonts w:ascii="Garamond" w:eastAsia="Bahnschrift SemiLight" w:hAnsi="Garamond" w:cstheme="majorBidi"/>
                <w:b/>
                <w:sz w:val="20"/>
                <w:szCs w:val="20"/>
              </w:rPr>
              <w:fldChar w:fldCharType="end"/>
            </w:r>
          </w:p>
        </w:tc>
        <w:tc>
          <w:tcPr>
            <w:tcW w:w="6930" w:type="dxa"/>
          </w:tcPr>
          <w:p w14:paraId="1A1B3DDF" w14:textId="5F65B42C"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_Ref204337135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Estimate Page</w:t>
            </w:r>
            <w:r w:rsidRPr="00485059">
              <w:rPr>
                <w:rFonts w:ascii="Garamond" w:eastAsia="Bahnschrift SemiLight" w:hAnsi="Garamond" w:cstheme="majorBidi"/>
                <w:b/>
                <w:sz w:val="20"/>
                <w:szCs w:val="20"/>
              </w:rPr>
              <w:fldChar w:fldCharType="end"/>
            </w:r>
          </w:p>
        </w:tc>
        <w:tc>
          <w:tcPr>
            <w:tcW w:w="1711" w:type="dxa"/>
          </w:tcPr>
          <w:p w14:paraId="2221628A" w14:textId="74AD1E39"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_Ref204337135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20</w:t>
            </w:r>
            <w:r w:rsidRPr="00485059">
              <w:rPr>
                <w:rFonts w:ascii="Garamond" w:eastAsia="Bahnschrift SemiLight" w:hAnsi="Garamond" w:cstheme="majorBidi"/>
                <w:b/>
                <w:bCs/>
                <w:color w:val="0070C0"/>
                <w:sz w:val="20"/>
                <w:szCs w:val="20"/>
              </w:rPr>
              <w:fldChar w:fldCharType="end"/>
            </w:r>
          </w:p>
        </w:tc>
      </w:tr>
      <w:tr w:rsidR="00D65B0C" w:rsidRPr="00485059" w14:paraId="649781A8" w14:textId="77777777">
        <w:tc>
          <w:tcPr>
            <w:tcW w:w="913" w:type="dxa"/>
          </w:tcPr>
          <w:p w14:paraId="59C49537" w14:textId="5FBD14CB" w:rsidR="00D65B0C" w:rsidRPr="00485059" w:rsidRDefault="002D282E">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_Ref204337140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1.3.3</w:t>
            </w:r>
            <w:r w:rsidRPr="00485059">
              <w:rPr>
                <w:rFonts w:ascii="Garamond" w:eastAsia="Bahnschrift SemiLight" w:hAnsi="Garamond" w:cstheme="majorBidi"/>
                <w:b/>
                <w:sz w:val="20"/>
                <w:szCs w:val="20"/>
              </w:rPr>
              <w:fldChar w:fldCharType="end"/>
            </w:r>
          </w:p>
        </w:tc>
        <w:tc>
          <w:tcPr>
            <w:tcW w:w="6930" w:type="dxa"/>
          </w:tcPr>
          <w:p w14:paraId="659D4C13" w14:textId="5BBDD526"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_Ref204337140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Results Page</w:t>
            </w:r>
            <w:r w:rsidRPr="00485059">
              <w:rPr>
                <w:rFonts w:ascii="Garamond" w:eastAsia="Bahnschrift SemiLight" w:hAnsi="Garamond" w:cstheme="majorBidi"/>
                <w:b/>
                <w:sz w:val="20"/>
                <w:szCs w:val="20"/>
              </w:rPr>
              <w:fldChar w:fldCharType="end"/>
            </w:r>
          </w:p>
        </w:tc>
        <w:tc>
          <w:tcPr>
            <w:tcW w:w="1711" w:type="dxa"/>
          </w:tcPr>
          <w:p w14:paraId="5E7C60B9" w14:textId="4C1DD0AC"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_Ref204337140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21</w:t>
            </w:r>
            <w:r w:rsidRPr="00485059">
              <w:rPr>
                <w:rFonts w:ascii="Garamond" w:eastAsia="Bahnschrift SemiLight" w:hAnsi="Garamond" w:cstheme="majorBidi"/>
                <w:b/>
                <w:bCs/>
                <w:color w:val="0070C0"/>
                <w:sz w:val="20"/>
                <w:szCs w:val="20"/>
              </w:rPr>
              <w:fldChar w:fldCharType="end"/>
            </w:r>
          </w:p>
        </w:tc>
      </w:tr>
      <w:tr w:rsidR="00D65B0C" w:rsidRPr="00485059" w14:paraId="3239205B" w14:textId="77777777">
        <w:tc>
          <w:tcPr>
            <w:tcW w:w="913" w:type="dxa"/>
          </w:tcPr>
          <w:p w14:paraId="00BE7DC7" w14:textId="73D389CF" w:rsidR="00D65B0C" w:rsidRPr="00485059" w:rsidRDefault="002D282E">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_Ref204337148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1.3.4</w:t>
            </w:r>
            <w:r w:rsidRPr="00485059">
              <w:rPr>
                <w:rFonts w:ascii="Garamond" w:eastAsia="Bahnschrift SemiLight" w:hAnsi="Garamond" w:cstheme="majorBidi"/>
                <w:b/>
                <w:sz w:val="20"/>
                <w:szCs w:val="20"/>
              </w:rPr>
              <w:fldChar w:fldCharType="end"/>
            </w:r>
          </w:p>
        </w:tc>
        <w:tc>
          <w:tcPr>
            <w:tcW w:w="6930" w:type="dxa"/>
          </w:tcPr>
          <w:p w14:paraId="26EBDF7C" w14:textId="1CA6F27E"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_Ref204337148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Help Page</w:t>
            </w:r>
            <w:r w:rsidRPr="00485059">
              <w:rPr>
                <w:rFonts w:ascii="Garamond" w:eastAsia="Bahnschrift SemiLight" w:hAnsi="Garamond" w:cstheme="majorBidi"/>
                <w:b/>
                <w:sz w:val="20"/>
                <w:szCs w:val="20"/>
              </w:rPr>
              <w:fldChar w:fldCharType="end"/>
            </w:r>
          </w:p>
        </w:tc>
        <w:tc>
          <w:tcPr>
            <w:tcW w:w="1711" w:type="dxa"/>
          </w:tcPr>
          <w:p w14:paraId="41E9679F" w14:textId="14C40A3F"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_Ref204337148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22</w:t>
            </w:r>
            <w:r w:rsidRPr="00485059">
              <w:rPr>
                <w:rFonts w:ascii="Garamond" w:eastAsia="Bahnschrift SemiLight" w:hAnsi="Garamond" w:cstheme="majorBidi"/>
                <w:b/>
                <w:bCs/>
                <w:color w:val="0070C0"/>
                <w:sz w:val="20"/>
                <w:szCs w:val="20"/>
              </w:rPr>
              <w:fldChar w:fldCharType="end"/>
            </w:r>
          </w:p>
        </w:tc>
      </w:tr>
      <w:tr w:rsidR="00D65B0C" w:rsidRPr="00485059" w14:paraId="1FE76620" w14:textId="77777777">
        <w:tc>
          <w:tcPr>
            <w:tcW w:w="913" w:type="dxa"/>
          </w:tcPr>
          <w:p w14:paraId="3485DB04" w14:textId="155AB0C7" w:rsidR="00D65B0C" w:rsidRPr="00485059" w:rsidRDefault="002D282E">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_Ref204337153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1.3.5</w:t>
            </w:r>
            <w:r w:rsidRPr="00485059">
              <w:rPr>
                <w:rFonts w:ascii="Garamond" w:eastAsia="Bahnschrift SemiLight" w:hAnsi="Garamond" w:cstheme="majorBidi"/>
                <w:b/>
                <w:sz w:val="20"/>
                <w:szCs w:val="20"/>
              </w:rPr>
              <w:fldChar w:fldCharType="end"/>
            </w:r>
          </w:p>
        </w:tc>
        <w:tc>
          <w:tcPr>
            <w:tcW w:w="6930" w:type="dxa"/>
          </w:tcPr>
          <w:p w14:paraId="0E300837" w14:textId="4BB17D87"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_Ref204337153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About Page</w:t>
            </w:r>
            <w:r w:rsidRPr="00485059">
              <w:rPr>
                <w:rFonts w:ascii="Garamond" w:eastAsia="Bahnschrift SemiLight" w:hAnsi="Garamond" w:cstheme="majorBidi"/>
                <w:b/>
                <w:sz w:val="20"/>
                <w:szCs w:val="20"/>
              </w:rPr>
              <w:fldChar w:fldCharType="end"/>
            </w:r>
          </w:p>
        </w:tc>
        <w:tc>
          <w:tcPr>
            <w:tcW w:w="1711" w:type="dxa"/>
          </w:tcPr>
          <w:p w14:paraId="63B7DEB3" w14:textId="6A19CAF4"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_Ref204337153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22</w:t>
            </w:r>
            <w:r w:rsidRPr="00485059">
              <w:rPr>
                <w:rFonts w:ascii="Garamond" w:eastAsia="Bahnschrift SemiLight" w:hAnsi="Garamond" w:cstheme="majorBidi"/>
                <w:b/>
                <w:bCs/>
                <w:color w:val="0070C0"/>
                <w:sz w:val="20"/>
                <w:szCs w:val="20"/>
              </w:rPr>
              <w:fldChar w:fldCharType="end"/>
            </w:r>
          </w:p>
        </w:tc>
      </w:tr>
      <w:tr w:rsidR="00D65B0C" w:rsidRPr="00485059" w14:paraId="7965C533" w14:textId="77777777" w:rsidTr="00700C9B">
        <w:tc>
          <w:tcPr>
            <w:tcW w:w="913" w:type="dxa"/>
            <w:shd w:val="clear" w:color="auto" w:fill="BFBFBF" w:themeFill="background1" w:themeFillShade="BF"/>
          </w:tcPr>
          <w:p w14:paraId="13F38572" w14:textId="533C8F65" w:rsidR="00D65B0C" w:rsidRPr="00485059" w:rsidRDefault="002D282E">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_Ref204337159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w:t>
            </w:r>
            <w:r w:rsidRPr="00485059">
              <w:rPr>
                <w:rFonts w:ascii="Garamond" w:eastAsia="Bahnschrift SemiLight" w:hAnsi="Garamond" w:cstheme="majorBidi"/>
                <w:b/>
                <w:sz w:val="20"/>
                <w:szCs w:val="20"/>
              </w:rPr>
              <w:fldChar w:fldCharType="end"/>
            </w:r>
          </w:p>
        </w:tc>
        <w:tc>
          <w:tcPr>
            <w:tcW w:w="6930" w:type="dxa"/>
            <w:shd w:val="clear" w:color="auto" w:fill="BFBFBF" w:themeFill="background1" w:themeFillShade="BF"/>
          </w:tcPr>
          <w:p w14:paraId="00531433" w14:textId="73296EE5" w:rsidR="00D65B0C" w:rsidRPr="00485059" w:rsidRDefault="00325DD4" w:rsidP="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_Ref204337159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heme="majorBidi"/>
                <w:b/>
                <w:bCs/>
                <w:kern w:val="36"/>
                <w:sz w:val="20"/>
                <w:szCs w:val="20"/>
              </w:rPr>
              <w:t>Maintenance</w:t>
            </w:r>
            <w:r w:rsidRPr="00485059">
              <w:rPr>
                <w:rFonts w:ascii="Garamond" w:eastAsia="Times New Roman" w:hAnsi="Garamond" w:cstheme="majorBidi"/>
                <w:b/>
                <w:bCs/>
                <w:kern w:val="36"/>
                <w:sz w:val="20"/>
                <w:szCs w:val="20"/>
              </w:rPr>
              <w:t xml:space="preserve"> </w:t>
            </w:r>
            <w:r w:rsidRPr="00485059">
              <w:rPr>
                <w:rFonts w:ascii="Garamond" w:eastAsia="Times New Roman" w:hAnsi="Garamond" w:cstheme="majorBidi"/>
                <w:b/>
                <w:bCs/>
                <w:kern w:val="36"/>
                <w:sz w:val="20"/>
                <w:szCs w:val="20"/>
              </w:rPr>
              <w:t>Guide</w:t>
            </w:r>
            <w:r w:rsidRPr="00485059">
              <w:rPr>
                <w:rFonts w:ascii="Garamond" w:eastAsia="Bahnschrift SemiLight" w:hAnsi="Garamond" w:cstheme="majorBidi"/>
                <w:b/>
                <w:sz w:val="20"/>
                <w:szCs w:val="20"/>
              </w:rPr>
              <w:fldChar w:fldCharType="end"/>
            </w:r>
          </w:p>
        </w:tc>
        <w:tc>
          <w:tcPr>
            <w:tcW w:w="1711" w:type="dxa"/>
            <w:shd w:val="clear" w:color="auto" w:fill="BFBFBF" w:themeFill="background1" w:themeFillShade="BF"/>
          </w:tcPr>
          <w:p w14:paraId="0E3A9B55" w14:textId="24100BE6"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_Ref204337159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23</w:t>
            </w:r>
            <w:r w:rsidRPr="00485059">
              <w:rPr>
                <w:rFonts w:ascii="Garamond" w:eastAsia="Bahnschrift SemiLight" w:hAnsi="Garamond" w:cstheme="majorBidi"/>
                <w:b/>
                <w:bCs/>
                <w:color w:val="0070C0"/>
                <w:sz w:val="20"/>
                <w:szCs w:val="20"/>
              </w:rPr>
              <w:fldChar w:fldCharType="end"/>
            </w:r>
          </w:p>
        </w:tc>
      </w:tr>
      <w:tr w:rsidR="00D65B0C" w:rsidRPr="00485059" w14:paraId="16BCCD27" w14:textId="77777777">
        <w:tc>
          <w:tcPr>
            <w:tcW w:w="913" w:type="dxa"/>
          </w:tcPr>
          <w:p w14:paraId="6845E70D" w14:textId="5555EC02" w:rsidR="00D65B0C" w:rsidRPr="00485059" w:rsidRDefault="004B2DB6">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_Ref204337176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1.1</w:t>
            </w:r>
            <w:r w:rsidRPr="00485059">
              <w:rPr>
                <w:rFonts w:ascii="Garamond" w:eastAsia="Bahnschrift SemiLight" w:hAnsi="Garamond" w:cstheme="majorBidi"/>
                <w:b/>
                <w:sz w:val="20"/>
                <w:szCs w:val="20"/>
              </w:rPr>
              <w:fldChar w:fldCharType="end"/>
            </w:r>
          </w:p>
        </w:tc>
        <w:tc>
          <w:tcPr>
            <w:tcW w:w="6930" w:type="dxa"/>
          </w:tcPr>
          <w:p w14:paraId="5CBDCEB7" w14:textId="179032A4"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_Ref204337176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System Requirements</w:t>
            </w:r>
            <w:r w:rsidRPr="00485059">
              <w:rPr>
                <w:rFonts w:ascii="Garamond" w:eastAsia="Bahnschrift SemiLight" w:hAnsi="Garamond" w:cstheme="majorBidi"/>
                <w:b/>
                <w:sz w:val="20"/>
                <w:szCs w:val="20"/>
              </w:rPr>
              <w:fldChar w:fldCharType="end"/>
            </w:r>
          </w:p>
        </w:tc>
        <w:tc>
          <w:tcPr>
            <w:tcW w:w="1711" w:type="dxa"/>
          </w:tcPr>
          <w:p w14:paraId="78B01905" w14:textId="2A46C1EB"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_Ref204337176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23</w:t>
            </w:r>
            <w:r w:rsidRPr="00485059">
              <w:rPr>
                <w:rFonts w:ascii="Garamond" w:eastAsia="Bahnschrift SemiLight" w:hAnsi="Garamond" w:cstheme="majorBidi"/>
                <w:b/>
                <w:bCs/>
                <w:color w:val="0070C0"/>
                <w:sz w:val="20"/>
                <w:szCs w:val="20"/>
              </w:rPr>
              <w:fldChar w:fldCharType="end"/>
            </w:r>
          </w:p>
        </w:tc>
      </w:tr>
      <w:tr w:rsidR="00D65B0C" w:rsidRPr="00485059" w14:paraId="7FFF3748" w14:textId="77777777">
        <w:tc>
          <w:tcPr>
            <w:tcW w:w="913" w:type="dxa"/>
          </w:tcPr>
          <w:p w14:paraId="4FD77401" w14:textId="5C4BEC28" w:rsidR="00D65B0C" w:rsidRPr="00485059" w:rsidRDefault="00F246CB">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_Ref204337193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1.1.1</w:t>
            </w:r>
            <w:r w:rsidRPr="00485059">
              <w:rPr>
                <w:rFonts w:ascii="Garamond" w:eastAsia="Bahnschrift SemiLight" w:hAnsi="Garamond" w:cstheme="majorBidi"/>
                <w:b/>
                <w:sz w:val="20"/>
                <w:szCs w:val="20"/>
              </w:rPr>
              <w:fldChar w:fldCharType="end"/>
            </w:r>
          </w:p>
        </w:tc>
        <w:tc>
          <w:tcPr>
            <w:tcW w:w="6930" w:type="dxa"/>
          </w:tcPr>
          <w:p w14:paraId="178A29F9" w14:textId="11F38357"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_Ref204337193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 xml:space="preserve">Backend (Server – </w:t>
            </w:r>
            <w:proofErr w:type="spellStart"/>
            <w:r w:rsidRPr="00485059">
              <w:rPr>
                <w:rFonts w:ascii="Garamond" w:hAnsi="Garamond" w:cstheme="majorBidi"/>
                <w:b/>
                <w:bCs/>
                <w:sz w:val="20"/>
                <w:szCs w:val="20"/>
              </w:rPr>
              <w:t>ServerFlask</w:t>
            </w:r>
            <w:proofErr w:type="spellEnd"/>
            <w:r w:rsidRPr="00485059">
              <w:rPr>
                <w:rFonts w:ascii="Garamond" w:hAnsi="Garamond" w:cstheme="majorBidi"/>
                <w:b/>
                <w:bCs/>
                <w:sz w:val="20"/>
                <w:szCs w:val="20"/>
              </w:rPr>
              <w:t xml:space="preserve"> folder)</w:t>
            </w:r>
            <w:r w:rsidRPr="00485059">
              <w:rPr>
                <w:rFonts w:ascii="Garamond" w:eastAsia="Bahnschrift SemiLight" w:hAnsi="Garamond" w:cstheme="majorBidi"/>
                <w:b/>
                <w:sz w:val="20"/>
                <w:szCs w:val="20"/>
              </w:rPr>
              <w:fldChar w:fldCharType="end"/>
            </w:r>
          </w:p>
        </w:tc>
        <w:tc>
          <w:tcPr>
            <w:tcW w:w="1711" w:type="dxa"/>
          </w:tcPr>
          <w:p w14:paraId="2A79069B" w14:textId="3A7C053B"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_Ref204337193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23</w:t>
            </w:r>
            <w:r w:rsidRPr="00485059">
              <w:rPr>
                <w:rFonts w:ascii="Garamond" w:eastAsia="Bahnschrift SemiLight" w:hAnsi="Garamond" w:cstheme="majorBidi"/>
                <w:b/>
                <w:bCs/>
                <w:color w:val="0070C0"/>
                <w:sz w:val="20"/>
                <w:szCs w:val="20"/>
              </w:rPr>
              <w:fldChar w:fldCharType="end"/>
            </w:r>
          </w:p>
        </w:tc>
      </w:tr>
      <w:tr w:rsidR="00D65B0C" w:rsidRPr="00485059" w14:paraId="62686397" w14:textId="77777777">
        <w:tc>
          <w:tcPr>
            <w:tcW w:w="913" w:type="dxa"/>
          </w:tcPr>
          <w:p w14:paraId="3BA03093" w14:textId="67AF95CB" w:rsidR="00D65B0C" w:rsidRPr="00485059" w:rsidRDefault="00F246CB">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_Ref204337201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1.1.2</w:t>
            </w:r>
            <w:r w:rsidRPr="00485059">
              <w:rPr>
                <w:rFonts w:ascii="Garamond" w:eastAsia="Bahnschrift SemiLight" w:hAnsi="Garamond" w:cstheme="majorBidi"/>
                <w:b/>
                <w:sz w:val="20"/>
                <w:szCs w:val="20"/>
              </w:rPr>
              <w:fldChar w:fldCharType="end"/>
            </w:r>
          </w:p>
        </w:tc>
        <w:tc>
          <w:tcPr>
            <w:tcW w:w="6930" w:type="dxa"/>
          </w:tcPr>
          <w:p w14:paraId="0B744016" w14:textId="46025834"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_Ref204337201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Frontend (Client – real-estate-app folder)</w:t>
            </w:r>
            <w:r w:rsidRPr="00485059">
              <w:rPr>
                <w:rFonts w:ascii="Garamond" w:eastAsia="Bahnschrift SemiLight" w:hAnsi="Garamond" w:cstheme="majorBidi"/>
                <w:b/>
                <w:sz w:val="20"/>
                <w:szCs w:val="20"/>
              </w:rPr>
              <w:fldChar w:fldCharType="end"/>
            </w:r>
          </w:p>
        </w:tc>
        <w:tc>
          <w:tcPr>
            <w:tcW w:w="1711" w:type="dxa"/>
          </w:tcPr>
          <w:p w14:paraId="05CB46D1" w14:textId="219DC7C2" w:rsidR="00D65B0C" w:rsidRPr="00485059" w:rsidRDefault="0063417B">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_Ref204337201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23</w:t>
            </w:r>
            <w:r w:rsidRPr="00485059">
              <w:rPr>
                <w:rFonts w:ascii="Garamond" w:eastAsia="Bahnschrift SemiLight" w:hAnsi="Garamond" w:cstheme="majorBidi"/>
                <w:b/>
                <w:bCs/>
                <w:color w:val="0070C0"/>
                <w:sz w:val="20"/>
                <w:szCs w:val="20"/>
              </w:rPr>
              <w:fldChar w:fldCharType="end"/>
            </w:r>
          </w:p>
        </w:tc>
      </w:tr>
      <w:tr w:rsidR="00D65B0C" w:rsidRPr="00485059" w14:paraId="44361554" w14:textId="77777777">
        <w:tc>
          <w:tcPr>
            <w:tcW w:w="913" w:type="dxa"/>
          </w:tcPr>
          <w:p w14:paraId="58376B59" w14:textId="56126FBA" w:rsidR="00D65B0C" w:rsidRPr="00485059" w:rsidRDefault="00F246CB">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_Ref204337205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1.2</w:t>
            </w:r>
            <w:r w:rsidRPr="00485059">
              <w:rPr>
                <w:rFonts w:ascii="Garamond" w:eastAsia="Bahnschrift SemiLight" w:hAnsi="Garamond" w:cstheme="majorBidi"/>
                <w:b/>
                <w:sz w:val="20"/>
                <w:szCs w:val="20"/>
              </w:rPr>
              <w:fldChar w:fldCharType="end"/>
            </w:r>
          </w:p>
        </w:tc>
        <w:tc>
          <w:tcPr>
            <w:tcW w:w="6930" w:type="dxa"/>
          </w:tcPr>
          <w:p w14:paraId="611E0FEB" w14:textId="62FE9430"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_Ref204337205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Installation Instructions</w:t>
            </w:r>
            <w:r w:rsidRPr="00485059">
              <w:rPr>
                <w:rFonts w:ascii="Garamond" w:eastAsia="Bahnschrift SemiLight" w:hAnsi="Garamond" w:cstheme="majorBidi"/>
                <w:b/>
                <w:sz w:val="20"/>
                <w:szCs w:val="20"/>
              </w:rPr>
              <w:fldChar w:fldCharType="end"/>
            </w:r>
          </w:p>
        </w:tc>
        <w:tc>
          <w:tcPr>
            <w:tcW w:w="1711" w:type="dxa"/>
          </w:tcPr>
          <w:p w14:paraId="59559B5D" w14:textId="7D5ADA1B" w:rsidR="00D65B0C" w:rsidRPr="00485059" w:rsidRDefault="006B00E6">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_Ref204337205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23</w:t>
            </w:r>
            <w:r w:rsidRPr="00485059">
              <w:rPr>
                <w:rFonts w:ascii="Garamond" w:eastAsia="Bahnschrift SemiLight" w:hAnsi="Garamond" w:cstheme="majorBidi"/>
                <w:b/>
                <w:bCs/>
                <w:color w:val="0070C0"/>
                <w:sz w:val="20"/>
                <w:szCs w:val="20"/>
              </w:rPr>
              <w:fldChar w:fldCharType="end"/>
            </w:r>
          </w:p>
        </w:tc>
      </w:tr>
      <w:tr w:rsidR="00D65B0C" w:rsidRPr="00485059" w14:paraId="305DC532" w14:textId="77777777">
        <w:tc>
          <w:tcPr>
            <w:tcW w:w="913" w:type="dxa"/>
          </w:tcPr>
          <w:p w14:paraId="227F5DFD" w14:textId="1C550A64" w:rsidR="00D65B0C" w:rsidRPr="00485059" w:rsidRDefault="001C2962">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_Ref204337228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1.2.1</w:t>
            </w:r>
            <w:r w:rsidRPr="00485059">
              <w:rPr>
                <w:rFonts w:ascii="Garamond" w:eastAsia="Bahnschrift SemiLight" w:hAnsi="Garamond" w:cstheme="majorBidi"/>
                <w:b/>
                <w:sz w:val="20"/>
                <w:szCs w:val="20"/>
              </w:rPr>
              <w:fldChar w:fldCharType="end"/>
            </w:r>
          </w:p>
        </w:tc>
        <w:tc>
          <w:tcPr>
            <w:tcW w:w="6930" w:type="dxa"/>
          </w:tcPr>
          <w:p w14:paraId="0B457F57" w14:textId="5B87D259" w:rsidR="00D65B0C" w:rsidRPr="00485059" w:rsidRDefault="00325DD4" w:rsidP="00325DD4">
            <w:pPr>
              <w:tabs>
                <w:tab w:val="left" w:pos="1978"/>
              </w:tabs>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_Ref204337228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 xml:space="preserve">Backend Setup – </w:t>
            </w:r>
            <w:proofErr w:type="spellStart"/>
            <w:r w:rsidRPr="00485059">
              <w:rPr>
                <w:rFonts w:ascii="Garamond" w:hAnsi="Garamond" w:cstheme="majorBidi"/>
                <w:b/>
                <w:bCs/>
                <w:sz w:val="20"/>
                <w:szCs w:val="20"/>
              </w:rPr>
              <w:t>ServerFlask</w:t>
            </w:r>
            <w:proofErr w:type="spellEnd"/>
            <w:r w:rsidRPr="00485059">
              <w:rPr>
                <w:rFonts w:ascii="Garamond" w:eastAsia="Bahnschrift SemiLight" w:hAnsi="Garamond" w:cstheme="majorBidi"/>
                <w:b/>
                <w:sz w:val="20"/>
                <w:szCs w:val="20"/>
              </w:rPr>
              <w:fldChar w:fldCharType="end"/>
            </w:r>
          </w:p>
        </w:tc>
        <w:tc>
          <w:tcPr>
            <w:tcW w:w="1711" w:type="dxa"/>
          </w:tcPr>
          <w:p w14:paraId="0432EA93" w14:textId="249D947F" w:rsidR="00D65B0C" w:rsidRPr="00485059" w:rsidRDefault="006B00E6">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_Ref204337228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23</w:t>
            </w:r>
            <w:r w:rsidRPr="00485059">
              <w:rPr>
                <w:rFonts w:ascii="Garamond" w:eastAsia="Bahnschrift SemiLight" w:hAnsi="Garamond" w:cstheme="majorBidi"/>
                <w:b/>
                <w:bCs/>
                <w:color w:val="0070C0"/>
                <w:sz w:val="20"/>
                <w:szCs w:val="20"/>
              </w:rPr>
              <w:fldChar w:fldCharType="end"/>
            </w:r>
          </w:p>
        </w:tc>
      </w:tr>
      <w:tr w:rsidR="00D65B0C" w:rsidRPr="00485059" w14:paraId="0CF5611E" w14:textId="77777777">
        <w:tc>
          <w:tcPr>
            <w:tcW w:w="913" w:type="dxa"/>
          </w:tcPr>
          <w:p w14:paraId="31373FC6" w14:textId="057C4D50" w:rsidR="00D65B0C" w:rsidRPr="00485059" w:rsidRDefault="004C1110">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_Ref204337244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1.2.2</w:t>
            </w:r>
            <w:r w:rsidRPr="00485059">
              <w:rPr>
                <w:rFonts w:ascii="Garamond" w:eastAsia="Bahnschrift SemiLight" w:hAnsi="Garamond" w:cstheme="majorBidi"/>
                <w:b/>
                <w:sz w:val="20"/>
                <w:szCs w:val="20"/>
              </w:rPr>
              <w:fldChar w:fldCharType="end"/>
            </w:r>
          </w:p>
        </w:tc>
        <w:tc>
          <w:tcPr>
            <w:tcW w:w="6930" w:type="dxa"/>
          </w:tcPr>
          <w:p w14:paraId="2F966DDD" w14:textId="049D832B"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_Ref204337244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Frontend Setup – real-estate-app</w:t>
            </w:r>
            <w:r w:rsidRPr="00485059">
              <w:rPr>
                <w:rFonts w:ascii="Garamond" w:eastAsia="Bahnschrift SemiLight" w:hAnsi="Garamond" w:cstheme="majorBidi"/>
                <w:b/>
                <w:sz w:val="20"/>
                <w:szCs w:val="20"/>
              </w:rPr>
              <w:fldChar w:fldCharType="end"/>
            </w:r>
          </w:p>
        </w:tc>
        <w:tc>
          <w:tcPr>
            <w:tcW w:w="1711" w:type="dxa"/>
          </w:tcPr>
          <w:p w14:paraId="39019672" w14:textId="2B5B6F7A" w:rsidR="00D65B0C" w:rsidRPr="00485059" w:rsidRDefault="00D31099">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_Ref204337244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24</w:t>
            </w:r>
            <w:r w:rsidRPr="00485059">
              <w:rPr>
                <w:rFonts w:ascii="Garamond" w:eastAsia="Bahnschrift SemiLight" w:hAnsi="Garamond" w:cstheme="majorBidi"/>
                <w:b/>
                <w:bCs/>
                <w:color w:val="0070C0"/>
                <w:sz w:val="20"/>
                <w:szCs w:val="20"/>
              </w:rPr>
              <w:fldChar w:fldCharType="end"/>
            </w:r>
          </w:p>
        </w:tc>
      </w:tr>
      <w:tr w:rsidR="00D65B0C" w:rsidRPr="00485059" w14:paraId="51EF47F0" w14:textId="77777777">
        <w:tc>
          <w:tcPr>
            <w:tcW w:w="913" w:type="dxa"/>
          </w:tcPr>
          <w:p w14:paraId="69842ADC" w14:textId="0CAEA545" w:rsidR="00D65B0C" w:rsidRPr="00485059" w:rsidRDefault="004C1110">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_Ref204337259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w:t>
            </w:r>
            <w:r w:rsidRPr="00485059">
              <w:rPr>
                <w:rFonts w:ascii="Garamond" w:eastAsia="Bahnschrift SemiLight" w:hAnsi="Garamond" w:cstheme="majorBidi"/>
                <w:b/>
                <w:sz w:val="20"/>
                <w:szCs w:val="20"/>
              </w:rPr>
              <w:fldChar w:fldCharType="end"/>
            </w:r>
          </w:p>
        </w:tc>
        <w:tc>
          <w:tcPr>
            <w:tcW w:w="6930" w:type="dxa"/>
          </w:tcPr>
          <w:p w14:paraId="0E6D2021" w14:textId="29BDAC24"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_Ref204337259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Times New Roman" w:hAnsi="Garamond" w:cstheme="majorBidi"/>
                <w:b/>
                <w:bCs/>
                <w:sz w:val="20"/>
                <w:szCs w:val="20"/>
              </w:rPr>
              <w:t>System Components</w:t>
            </w:r>
            <w:r w:rsidRPr="00485059">
              <w:rPr>
                <w:rFonts w:ascii="Garamond" w:eastAsia="Bahnschrift SemiLight" w:hAnsi="Garamond" w:cstheme="majorBidi"/>
                <w:b/>
                <w:sz w:val="20"/>
                <w:szCs w:val="20"/>
              </w:rPr>
              <w:fldChar w:fldCharType="end"/>
            </w:r>
          </w:p>
        </w:tc>
        <w:tc>
          <w:tcPr>
            <w:tcW w:w="1711" w:type="dxa"/>
          </w:tcPr>
          <w:p w14:paraId="0B763C2D" w14:textId="4A2DE6EE" w:rsidR="00D65B0C" w:rsidRPr="00485059" w:rsidRDefault="00D31099">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_Ref204337259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24</w:t>
            </w:r>
            <w:r w:rsidRPr="00485059">
              <w:rPr>
                <w:rFonts w:ascii="Garamond" w:eastAsia="Bahnschrift SemiLight" w:hAnsi="Garamond" w:cstheme="majorBidi"/>
                <w:b/>
                <w:bCs/>
                <w:color w:val="0070C0"/>
                <w:sz w:val="20"/>
                <w:szCs w:val="20"/>
              </w:rPr>
              <w:fldChar w:fldCharType="end"/>
            </w:r>
          </w:p>
        </w:tc>
      </w:tr>
      <w:tr w:rsidR="00D65B0C" w:rsidRPr="00485059" w14:paraId="25ACB301" w14:textId="77777777">
        <w:tc>
          <w:tcPr>
            <w:tcW w:w="913" w:type="dxa"/>
          </w:tcPr>
          <w:p w14:paraId="07275FAD" w14:textId="23070C2E" w:rsidR="00D65B0C" w:rsidRPr="00485059" w:rsidRDefault="00795D7A">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_Ref204337271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1.3.1</w:t>
            </w:r>
            <w:r w:rsidRPr="00485059">
              <w:rPr>
                <w:rFonts w:ascii="Garamond" w:eastAsia="Bahnschrift SemiLight" w:hAnsi="Garamond" w:cstheme="majorBidi"/>
                <w:b/>
                <w:sz w:val="20"/>
                <w:szCs w:val="20"/>
              </w:rPr>
              <w:fldChar w:fldCharType="end"/>
            </w:r>
          </w:p>
        </w:tc>
        <w:tc>
          <w:tcPr>
            <w:tcW w:w="6930" w:type="dxa"/>
          </w:tcPr>
          <w:p w14:paraId="0C8E1398" w14:textId="6C81984C"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_Ref204337271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Backend Components</w:t>
            </w:r>
            <w:r w:rsidRPr="00485059">
              <w:rPr>
                <w:rFonts w:ascii="Garamond" w:eastAsia="Bahnschrift SemiLight" w:hAnsi="Garamond" w:cstheme="majorBidi"/>
                <w:b/>
                <w:sz w:val="20"/>
                <w:szCs w:val="20"/>
              </w:rPr>
              <w:fldChar w:fldCharType="end"/>
            </w:r>
          </w:p>
        </w:tc>
        <w:tc>
          <w:tcPr>
            <w:tcW w:w="1711" w:type="dxa"/>
          </w:tcPr>
          <w:p w14:paraId="419253FC" w14:textId="64E88BCC" w:rsidR="00D65B0C" w:rsidRPr="00485059" w:rsidRDefault="00D31099">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_Ref204337271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24</w:t>
            </w:r>
            <w:r w:rsidRPr="00485059">
              <w:rPr>
                <w:rFonts w:ascii="Garamond" w:eastAsia="Bahnschrift SemiLight" w:hAnsi="Garamond" w:cstheme="majorBidi"/>
                <w:b/>
                <w:bCs/>
                <w:color w:val="0070C0"/>
                <w:sz w:val="20"/>
                <w:szCs w:val="20"/>
              </w:rPr>
              <w:fldChar w:fldCharType="end"/>
            </w:r>
          </w:p>
        </w:tc>
      </w:tr>
      <w:tr w:rsidR="00D65B0C" w:rsidRPr="00485059" w14:paraId="0A235F33" w14:textId="77777777">
        <w:tc>
          <w:tcPr>
            <w:tcW w:w="913" w:type="dxa"/>
          </w:tcPr>
          <w:p w14:paraId="2398173A" w14:textId="606AF875" w:rsidR="00D65B0C" w:rsidRPr="00485059" w:rsidRDefault="00795D7A">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_Ref204337278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1.3.2</w:t>
            </w:r>
            <w:r w:rsidRPr="00485059">
              <w:rPr>
                <w:rFonts w:ascii="Garamond" w:eastAsia="Bahnschrift SemiLight" w:hAnsi="Garamond" w:cstheme="majorBidi"/>
                <w:b/>
                <w:sz w:val="20"/>
                <w:szCs w:val="20"/>
              </w:rPr>
              <w:fldChar w:fldCharType="end"/>
            </w:r>
          </w:p>
        </w:tc>
        <w:tc>
          <w:tcPr>
            <w:tcW w:w="6930" w:type="dxa"/>
          </w:tcPr>
          <w:p w14:paraId="1CBFD068" w14:textId="42BC96CB"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_Ref204337278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Frontend Components</w:t>
            </w:r>
            <w:r w:rsidRPr="00485059">
              <w:rPr>
                <w:rFonts w:ascii="Garamond" w:eastAsia="Bahnschrift SemiLight" w:hAnsi="Garamond" w:cstheme="majorBidi"/>
                <w:b/>
                <w:sz w:val="20"/>
                <w:szCs w:val="20"/>
              </w:rPr>
              <w:fldChar w:fldCharType="end"/>
            </w:r>
          </w:p>
        </w:tc>
        <w:tc>
          <w:tcPr>
            <w:tcW w:w="1711" w:type="dxa"/>
          </w:tcPr>
          <w:p w14:paraId="05AAF270" w14:textId="0EA927D6" w:rsidR="00D65B0C" w:rsidRPr="00485059" w:rsidRDefault="00D31099">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_Ref204337278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25</w:t>
            </w:r>
            <w:r w:rsidRPr="00485059">
              <w:rPr>
                <w:rFonts w:ascii="Garamond" w:eastAsia="Bahnschrift SemiLight" w:hAnsi="Garamond" w:cstheme="majorBidi"/>
                <w:b/>
                <w:bCs/>
                <w:color w:val="0070C0"/>
                <w:sz w:val="20"/>
                <w:szCs w:val="20"/>
              </w:rPr>
              <w:fldChar w:fldCharType="end"/>
            </w:r>
          </w:p>
        </w:tc>
      </w:tr>
      <w:tr w:rsidR="00D65B0C" w:rsidRPr="00485059" w14:paraId="47056C37" w14:textId="77777777">
        <w:tc>
          <w:tcPr>
            <w:tcW w:w="913" w:type="dxa"/>
          </w:tcPr>
          <w:p w14:paraId="1666E33E" w14:textId="02CA7FBE" w:rsidR="00D65B0C" w:rsidRPr="00485059" w:rsidRDefault="0067452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_Ref204337303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1.4</w:t>
            </w:r>
            <w:r w:rsidRPr="00485059">
              <w:rPr>
                <w:rFonts w:ascii="Garamond" w:eastAsia="Bahnschrift SemiLight" w:hAnsi="Garamond" w:cstheme="majorBidi"/>
                <w:b/>
                <w:sz w:val="20"/>
                <w:szCs w:val="20"/>
              </w:rPr>
              <w:fldChar w:fldCharType="end"/>
            </w:r>
          </w:p>
        </w:tc>
        <w:tc>
          <w:tcPr>
            <w:tcW w:w="6930" w:type="dxa"/>
          </w:tcPr>
          <w:p w14:paraId="042870A8" w14:textId="57F1B4E6"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_Ref204337303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Project Structure</w:t>
            </w:r>
            <w:r w:rsidRPr="00485059">
              <w:rPr>
                <w:rFonts w:ascii="Garamond" w:eastAsia="Bahnschrift SemiLight" w:hAnsi="Garamond" w:cstheme="majorBidi"/>
                <w:b/>
                <w:sz w:val="20"/>
                <w:szCs w:val="20"/>
              </w:rPr>
              <w:fldChar w:fldCharType="end"/>
            </w:r>
          </w:p>
        </w:tc>
        <w:tc>
          <w:tcPr>
            <w:tcW w:w="1711" w:type="dxa"/>
          </w:tcPr>
          <w:p w14:paraId="1E769A2D" w14:textId="7378E174" w:rsidR="00D65B0C" w:rsidRPr="00485059" w:rsidRDefault="00D31099">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_Ref204337303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26</w:t>
            </w:r>
            <w:r w:rsidRPr="00485059">
              <w:rPr>
                <w:rFonts w:ascii="Garamond" w:eastAsia="Bahnschrift SemiLight" w:hAnsi="Garamond" w:cstheme="majorBidi"/>
                <w:b/>
                <w:bCs/>
                <w:color w:val="0070C0"/>
                <w:sz w:val="20"/>
                <w:szCs w:val="20"/>
              </w:rPr>
              <w:fldChar w:fldCharType="end"/>
            </w:r>
          </w:p>
        </w:tc>
      </w:tr>
      <w:tr w:rsidR="00D65B0C" w:rsidRPr="00485059" w14:paraId="6FF04A1D" w14:textId="77777777">
        <w:tc>
          <w:tcPr>
            <w:tcW w:w="913" w:type="dxa"/>
          </w:tcPr>
          <w:p w14:paraId="42353985" w14:textId="2D934A55" w:rsidR="00D65B0C" w:rsidRPr="00485059" w:rsidRDefault="0067452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_Ref204337311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1.5</w:t>
            </w:r>
            <w:r w:rsidRPr="00485059">
              <w:rPr>
                <w:rFonts w:ascii="Garamond" w:eastAsia="Bahnschrift SemiLight" w:hAnsi="Garamond" w:cstheme="majorBidi"/>
                <w:b/>
                <w:sz w:val="20"/>
                <w:szCs w:val="20"/>
              </w:rPr>
              <w:fldChar w:fldCharType="end"/>
            </w:r>
          </w:p>
        </w:tc>
        <w:tc>
          <w:tcPr>
            <w:tcW w:w="6930" w:type="dxa"/>
          </w:tcPr>
          <w:p w14:paraId="0EEC88EC" w14:textId="6EB5BC82" w:rsidR="00D65B0C" w:rsidRPr="00485059" w:rsidRDefault="00325DD4" w:rsidP="00325DD4">
            <w:pPr>
              <w:tabs>
                <w:tab w:val="left" w:pos="1478"/>
              </w:tabs>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_Ref204337311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Package Diagram</w:t>
            </w:r>
            <w:r w:rsidRPr="00485059">
              <w:rPr>
                <w:rFonts w:ascii="Garamond" w:eastAsia="Bahnschrift SemiLight" w:hAnsi="Garamond" w:cstheme="majorBidi"/>
                <w:b/>
                <w:sz w:val="20"/>
                <w:szCs w:val="20"/>
              </w:rPr>
              <w:fldChar w:fldCharType="end"/>
            </w:r>
          </w:p>
        </w:tc>
        <w:tc>
          <w:tcPr>
            <w:tcW w:w="1711" w:type="dxa"/>
          </w:tcPr>
          <w:p w14:paraId="234D84E7" w14:textId="631A9B74" w:rsidR="00D65B0C" w:rsidRPr="00485059" w:rsidRDefault="00D31099">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_Ref204337311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26</w:t>
            </w:r>
            <w:r w:rsidRPr="00485059">
              <w:rPr>
                <w:rFonts w:ascii="Garamond" w:eastAsia="Bahnschrift SemiLight" w:hAnsi="Garamond" w:cstheme="majorBidi"/>
                <w:b/>
                <w:bCs/>
                <w:color w:val="0070C0"/>
                <w:sz w:val="20"/>
                <w:szCs w:val="20"/>
              </w:rPr>
              <w:fldChar w:fldCharType="end"/>
            </w:r>
          </w:p>
        </w:tc>
      </w:tr>
      <w:tr w:rsidR="00D65B0C" w:rsidRPr="00485059" w14:paraId="2C7C9B6E" w14:textId="77777777">
        <w:tc>
          <w:tcPr>
            <w:tcW w:w="913" w:type="dxa"/>
          </w:tcPr>
          <w:p w14:paraId="012636A3" w14:textId="06975C1A" w:rsidR="00D65B0C" w:rsidRPr="00485059" w:rsidRDefault="00674523">
            <w:pPr>
              <w:jc w:val="cente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_Ref204337317 \r \h </w:instrText>
            </w:r>
            <w:r w:rsidR="00943998" w:rsidRPr="00485059">
              <w:rPr>
                <w:rFonts w:ascii="Garamond" w:eastAsia="Bahnschrift SemiLight" w:hAnsi="Garamond" w:cstheme="majorBidi"/>
                <w:b/>
                <w:sz w:val="20"/>
                <w:szCs w:val="20"/>
              </w:rPr>
              <w:instrText xml:space="preserve">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eastAsia="Bahnschrift SemiLight" w:hAnsi="Garamond" w:cstheme="majorBidi"/>
                <w:b/>
                <w:sz w:val="20"/>
                <w:szCs w:val="20"/>
                <w:cs/>
              </w:rPr>
              <w:t>‎</w:t>
            </w:r>
            <w:r w:rsidRPr="00485059">
              <w:rPr>
                <w:rFonts w:ascii="Garamond" w:eastAsia="Bahnschrift SemiLight" w:hAnsi="Garamond" w:cstheme="majorBidi"/>
                <w:b/>
                <w:sz w:val="20"/>
                <w:szCs w:val="20"/>
              </w:rPr>
              <w:t>1.6</w:t>
            </w:r>
            <w:r w:rsidRPr="00485059">
              <w:rPr>
                <w:rFonts w:ascii="Garamond" w:eastAsia="Bahnschrift SemiLight" w:hAnsi="Garamond" w:cstheme="majorBidi"/>
                <w:b/>
                <w:sz w:val="20"/>
                <w:szCs w:val="20"/>
              </w:rPr>
              <w:fldChar w:fldCharType="end"/>
            </w:r>
          </w:p>
        </w:tc>
        <w:tc>
          <w:tcPr>
            <w:tcW w:w="6930" w:type="dxa"/>
          </w:tcPr>
          <w:p w14:paraId="320AC210" w14:textId="4D0DC914" w:rsidR="00D65B0C" w:rsidRPr="00485059" w:rsidRDefault="00325DD4">
            <w:pPr>
              <w:rPr>
                <w:rFonts w:ascii="Garamond" w:eastAsia="Bahnschrift SemiLight" w:hAnsi="Garamond" w:cstheme="majorBidi"/>
                <w:b/>
                <w:sz w:val="20"/>
                <w:szCs w:val="20"/>
              </w:rPr>
            </w:pPr>
            <w:r w:rsidRPr="00485059">
              <w:rPr>
                <w:rFonts w:ascii="Garamond" w:eastAsia="Bahnschrift SemiLight" w:hAnsi="Garamond" w:cstheme="majorBidi"/>
                <w:b/>
                <w:sz w:val="20"/>
                <w:szCs w:val="20"/>
              </w:rPr>
              <w:fldChar w:fldCharType="begin"/>
            </w:r>
            <w:r w:rsidRPr="00485059">
              <w:rPr>
                <w:rFonts w:ascii="Garamond" w:eastAsia="Bahnschrift SemiLight" w:hAnsi="Garamond" w:cstheme="majorBidi"/>
                <w:b/>
                <w:sz w:val="20"/>
                <w:szCs w:val="20"/>
              </w:rPr>
              <w:instrText xml:space="preserve"> REF _Ref204337317 \h  \* MERGEFORMAT </w:instrText>
            </w:r>
            <w:r w:rsidRPr="00485059">
              <w:rPr>
                <w:rFonts w:ascii="Garamond" w:eastAsia="Bahnschrift SemiLight" w:hAnsi="Garamond" w:cstheme="majorBidi"/>
                <w:b/>
                <w:sz w:val="20"/>
                <w:szCs w:val="20"/>
              </w:rPr>
            </w:r>
            <w:r w:rsidRPr="00485059">
              <w:rPr>
                <w:rFonts w:ascii="Garamond" w:eastAsia="Bahnschrift SemiLight" w:hAnsi="Garamond" w:cstheme="majorBidi"/>
                <w:b/>
                <w:sz w:val="20"/>
                <w:szCs w:val="20"/>
              </w:rPr>
              <w:fldChar w:fldCharType="separate"/>
            </w:r>
            <w:r w:rsidRPr="00485059">
              <w:rPr>
                <w:rFonts w:ascii="Garamond" w:hAnsi="Garamond" w:cstheme="majorBidi"/>
                <w:b/>
                <w:bCs/>
                <w:sz w:val="20"/>
                <w:szCs w:val="20"/>
              </w:rPr>
              <w:t>Modifying or Updating the System</w:t>
            </w:r>
            <w:r w:rsidRPr="00485059">
              <w:rPr>
                <w:rFonts w:ascii="Garamond" w:eastAsia="Bahnschrift SemiLight" w:hAnsi="Garamond" w:cstheme="majorBidi"/>
                <w:b/>
                <w:sz w:val="20"/>
                <w:szCs w:val="20"/>
              </w:rPr>
              <w:fldChar w:fldCharType="end"/>
            </w:r>
          </w:p>
        </w:tc>
        <w:tc>
          <w:tcPr>
            <w:tcW w:w="1711" w:type="dxa"/>
          </w:tcPr>
          <w:p w14:paraId="61C3B827" w14:textId="5E30869E" w:rsidR="00D65B0C" w:rsidRPr="00485059" w:rsidRDefault="00D31099">
            <w:pPr>
              <w:jc w:val="center"/>
              <w:rPr>
                <w:rFonts w:ascii="Garamond" w:eastAsia="Bahnschrift SemiLight" w:hAnsi="Garamond" w:cstheme="majorBidi"/>
                <w:b/>
                <w:bCs/>
                <w:color w:val="0070C0"/>
                <w:sz w:val="20"/>
                <w:szCs w:val="20"/>
              </w:rPr>
            </w:pPr>
            <w:r w:rsidRPr="00485059">
              <w:rPr>
                <w:rFonts w:ascii="Garamond" w:eastAsia="Bahnschrift SemiLight" w:hAnsi="Garamond" w:cstheme="majorBidi"/>
                <w:b/>
                <w:bCs/>
                <w:color w:val="0070C0"/>
                <w:sz w:val="20"/>
                <w:szCs w:val="20"/>
              </w:rPr>
              <w:fldChar w:fldCharType="begin"/>
            </w:r>
            <w:r w:rsidRPr="00485059">
              <w:rPr>
                <w:rFonts w:ascii="Garamond" w:eastAsia="Bahnschrift SemiLight" w:hAnsi="Garamond" w:cstheme="majorBidi"/>
                <w:b/>
                <w:bCs/>
                <w:color w:val="0070C0"/>
                <w:sz w:val="20"/>
                <w:szCs w:val="20"/>
              </w:rPr>
              <w:instrText xml:space="preserve"> PAGEREF _Ref204337317 \h </w:instrText>
            </w:r>
            <w:r w:rsidRPr="00485059">
              <w:rPr>
                <w:rFonts w:ascii="Garamond" w:eastAsia="Bahnschrift SemiLight" w:hAnsi="Garamond" w:cstheme="majorBidi"/>
                <w:b/>
                <w:bCs/>
                <w:color w:val="0070C0"/>
                <w:sz w:val="20"/>
                <w:szCs w:val="20"/>
              </w:rPr>
            </w:r>
            <w:r w:rsidRPr="00485059">
              <w:rPr>
                <w:rFonts w:ascii="Garamond" w:eastAsia="Bahnschrift SemiLight" w:hAnsi="Garamond" w:cstheme="majorBidi"/>
                <w:b/>
                <w:bCs/>
                <w:color w:val="0070C0"/>
                <w:sz w:val="20"/>
                <w:szCs w:val="20"/>
              </w:rPr>
              <w:fldChar w:fldCharType="separate"/>
            </w:r>
            <w:r w:rsidRPr="00485059">
              <w:rPr>
                <w:rFonts w:ascii="Garamond" w:eastAsia="Bahnschrift SemiLight" w:hAnsi="Garamond" w:cstheme="majorBidi"/>
                <w:b/>
                <w:bCs/>
                <w:noProof/>
                <w:color w:val="0070C0"/>
                <w:sz w:val="20"/>
                <w:szCs w:val="20"/>
              </w:rPr>
              <w:t>27</w:t>
            </w:r>
            <w:r w:rsidRPr="00485059">
              <w:rPr>
                <w:rFonts w:ascii="Garamond" w:eastAsia="Bahnschrift SemiLight" w:hAnsi="Garamond" w:cstheme="majorBidi"/>
                <w:b/>
                <w:bCs/>
                <w:color w:val="0070C0"/>
                <w:sz w:val="20"/>
                <w:szCs w:val="20"/>
              </w:rPr>
              <w:fldChar w:fldCharType="end"/>
            </w:r>
          </w:p>
        </w:tc>
      </w:tr>
    </w:tbl>
    <w:p w14:paraId="759C2D1C" w14:textId="63080B39" w:rsidR="003B3DF4" w:rsidRPr="00864185" w:rsidRDefault="00315205" w:rsidP="00674523">
      <w:pPr>
        <w:pStyle w:val="a3"/>
        <w:bidi w:val="0"/>
        <w:jc w:val="center"/>
        <w:rPr>
          <w:rFonts w:ascii="Garamond" w:hAnsi="Garamond"/>
          <w:b/>
          <w:bCs/>
          <w:sz w:val="28"/>
          <w:szCs w:val="28"/>
        </w:rPr>
      </w:pPr>
      <w:r w:rsidRPr="00864185">
        <w:rPr>
          <w:rFonts w:ascii="Garamond" w:hAnsi="Garamond"/>
          <w:b/>
          <w:bCs/>
          <w:sz w:val="28"/>
          <w:szCs w:val="28"/>
        </w:rPr>
        <w:lastRenderedPageBreak/>
        <w:t>Abstract</w:t>
      </w:r>
    </w:p>
    <w:p w14:paraId="10DC49BF" w14:textId="7777777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bookmarkStart w:id="0" w:name="_Ref188470741"/>
      <w:r w:rsidRPr="00AC5474">
        <w:rPr>
          <w:rFonts w:ascii="Garamond" w:eastAsia="Times New Roman" w:hAnsi="Garamond" w:cs="Times New Roman"/>
          <w:sz w:val="24"/>
          <w:szCs w:val="24"/>
          <w:lang w:bidi="ar-SA"/>
        </w:rPr>
        <w:t>This project presents a web-based platform for estimating real estate prices in the Israeli market using machine learning. Traditional property valuation methods often rely on subjective appraisals, which can vary significantly between professionals and take considerable time. To address these challenges, we developed an automated pricing system based on the Random Forest algorithm, a robust and widely used ensemble learning method. Random Forest improves accuracy by generating multiple decision trees and combining their outputs, making it especially effective for handling structured real estate data.</w:t>
      </w:r>
    </w:p>
    <w:p w14:paraId="6E05DDDB" w14:textId="2DD55EFE" w:rsidR="00AC5474" w:rsidRPr="00AC5474" w:rsidRDefault="00AC5474" w:rsidP="00AC5474">
      <w:pPr>
        <w:bidi w:val="0"/>
        <w:spacing w:before="240" w:after="240" w:line="240" w:lineRule="auto"/>
        <w:rPr>
          <w:rFonts w:ascii="Garamond" w:eastAsia="Times New Roman" w:hAnsi="Garamond" w:cs="Times New Roman"/>
          <w:color w:val="000000"/>
          <w:sz w:val="24"/>
          <w:szCs w:val="24"/>
        </w:rPr>
      </w:pPr>
      <w:r w:rsidRPr="00AC5474">
        <w:rPr>
          <w:rFonts w:ascii="Garamond" w:eastAsia="Times New Roman" w:hAnsi="Garamond" w:cs="Times New Roman"/>
          <w:sz w:val="24"/>
          <w:szCs w:val="24"/>
          <w:lang w:bidi="ar-SA"/>
        </w:rPr>
        <w:t>The platform focuses on reliable, high-impact features such as property area, number of rooms, location, year of construction, and property type, all derived from official datasets published by the Israel Tax Authority. After extensive testing and consultation with professional appraisers, optional features like parking, elevator, view</w:t>
      </w:r>
      <w:r>
        <w:rPr>
          <w:rFonts w:ascii="Garamond" w:eastAsia="Times New Roman" w:hAnsi="Garamond" w:cs="Times New Roman"/>
          <w:sz w:val="24"/>
          <w:szCs w:val="24"/>
          <w:lang w:bidi="ar-SA"/>
        </w:rPr>
        <w:t xml:space="preserve">, </w:t>
      </w:r>
      <w:r w:rsidRPr="00095C49">
        <w:rPr>
          <w:rFonts w:ascii="Garamond" w:eastAsia="Times New Roman" w:hAnsi="Garamond" w:cs="Times New Roman"/>
          <w:color w:val="000000"/>
          <w:sz w:val="24"/>
          <w:szCs w:val="24"/>
        </w:rPr>
        <w:t>Proximity to</w:t>
      </w:r>
      <w:del w:id="1" w:author="אסעד סג'ים" w:date="2025-07-02T10:09:00Z" w16du:dateUtc="2025-07-02T07:09:00Z">
        <w:r w:rsidDel="005648D1">
          <w:rPr>
            <w:rFonts w:ascii="Garamond" w:eastAsia="Times New Roman" w:hAnsi="Garamond" w:cs="Times New Roman"/>
            <w:color w:val="000000"/>
            <w:sz w:val="24"/>
            <w:szCs w:val="24"/>
          </w:rPr>
          <w:delText>(</w:delText>
        </w:r>
      </w:del>
      <w:r w:rsidRPr="00095C49">
        <w:rPr>
          <w:rFonts w:ascii="Garamond" w:eastAsia="Times New Roman" w:hAnsi="Garamond" w:cs="Times New Roman"/>
          <w:color w:val="000000"/>
          <w:sz w:val="24"/>
          <w:szCs w:val="24"/>
        </w:rPr>
        <w:t xml:space="preserve"> schools, parks, and public transportation</w:t>
      </w:r>
      <w:del w:id="2" w:author="אסעד סג'ים" w:date="2025-07-02T10:09:00Z" w16du:dateUtc="2025-07-02T07:09:00Z">
        <w:r w:rsidDel="005648D1">
          <w:rPr>
            <w:rFonts w:ascii="Garamond" w:eastAsia="Times New Roman" w:hAnsi="Garamond" w:cs="Times New Roman"/>
            <w:color w:val="000000"/>
            <w:sz w:val="24"/>
            <w:szCs w:val="24"/>
          </w:rPr>
          <w:delText>)</w:delText>
        </w:r>
      </w:del>
      <w:r>
        <w:rPr>
          <w:rFonts w:ascii="Garamond" w:eastAsia="Times New Roman" w:hAnsi="Garamond" w:cs="Times New Roman"/>
          <w:color w:val="000000"/>
          <w:sz w:val="24"/>
          <w:szCs w:val="24"/>
        </w:rPr>
        <w:t xml:space="preserve"> and </w:t>
      </w:r>
      <w:r w:rsidRPr="00AD70E0">
        <w:rPr>
          <w:rFonts w:ascii="Garamond" w:eastAsia="Times New Roman" w:hAnsi="Garamond" w:cs="Times New Roman"/>
          <w:color w:val="000000"/>
          <w:sz w:val="24"/>
          <w:szCs w:val="24"/>
        </w:rPr>
        <w:t>Environmental hazard</w:t>
      </w:r>
      <w:r>
        <w:rPr>
          <w:rFonts w:ascii="Garamond" w:eastAsia="Times New Roman" w:hAnsi="Garamond" w:cs="Times New Roman"/>
          <w:color w:val="000000"/>
          <w:sz w:val="24"/>
          <w:szCs w:val="24"/>
        </w:rPr>
        <w:t xml:space="preserve"> </w:t>
      </w:r>
      <w:r w:rsidRPr="00AC5474">
        <w:rPr>
          <w:rFonts w:ascii="Garamond" w:eastAsia="Times New Roman" w:hAnsi="Garamond" w:cs="Times New Roman"/>
          <w:sz w:val="24"/>
          <w:szCs w:val="24"/>
          <w:lang w:bidi="ar-SA"/>
        </w:rPr>
        <w:t>were removed, as they lacked consistent data and negatively affected model accuracy.</w:t>
      </w:r>
    </w:p>
    <w:p w14:paraId="721D009C" w14:textId="7777777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The system achieved an R² score of 0.84, indicating strong predictive performance. To reflect real-world variability, the predicted price is presented as a range (±8%) around the central estimate.</w:t>
      </w:r>
    </w:p>
    <w:p w14:paraId="5DAD49CB" w14:textId="7777777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By providing accurate, transparent, and fast price estimates, this platform aims to support homebuyers, sellers, and real estate professionals across Israel and improve decision-making in the property market.</w:t>
      </w:r>
    </w:p>
    <w:p w14:paraId="49695BE7" w14:textId="0604F2AF" w:rsidR="007632E6" w:rsidRPr="007632E6" w:rsidRDefault="00315205" w:rsidP="00507EDA">
      <w:pPr>
        <w:pStyle w:val="ae"/>
        <w:numPr>
          <w:ilvl w:val="0"/>
          <w:numId w:val="2"/>
        </w:numPr>
        <w:bidi w:val="0"/>
        <w:spacing w:before="240" w:after="240" w:line="240" w:lineRule="auto"/>
        <w:jc w:val="center"/>
        <w:rPr>
          <w:rFonts w:ascii="Garamond" w:eastAsia="Times New Roman" w:hAnsi="Garamond" w:cs="Times New Roman"/>
        </w:rPr>
      </w:pPr>
      <w:bookmarkStart w:id="3" w:name="_Ref204334508"/>
      <w:r w:rsidRPr="007632E6">
        <w:rPr>
          <w:rFonts w:ascii="Garamond" w:eastAsia="Times New Roman" w:hAnsi="Garamond" w:cs="Times New Roman"/>
          <w:b/>
          <w:color w:val="000000"/>
          <w:sz w:val="28"/>
          <w:szCs w:val="28"/>
        </w:rPr>
        <w:t>Introduction</w:t>
      </w:r>
      <w:bookmarkEnd w:id="0"/>
      <w:bookmarkEnd w:id="3"/>
    </w:p>
    <w:p w14:paraId="02B98D49" w14:textId="71DFA4C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Estimating real estate prices is a complex task, as many factors can influence property value</w:t>
      </w:r>
      <w:r w:rsidR="00C35AD2">
        <w:rPr>
          <w:rFonts w:ascii="Garamond" w:eastAsia="Times New Roman" w:hAnsi="Garamond" w:cs="Times New Roman"/>
          <w:sz w:val="24"/>
          <w:szCs w:val="24"/>
          <w:lang w:bidi="ar-SA"/>
        </w:rPr>
        <w:t>,</w:t>
      </w:r>
      <w:r w:rsidRPr="00AC5474">
        <w:rPr>
          <w:rFonts w:ascii="Garamond" w:eastAsia="Times New Roman" w:hAnsi="Garamond" w:cs="Times New Roman"/>
          <w:sz w:val="24"/>
          <w:szCs w:val="24"/>
          <w:lang w:bidi="ar-SA"/>
        </w:rPr>
        <w:t xml:space="preserve"> including the location, area, number of rooms, construction year, and property type. Traditional price estimation methods often rely on professional appraisers who evaluate properties based on experience and judgment. While helpful, these methods can sometimes be inconsistent, subjective, and time-consuming. Different appraisers may assign different values to the same property, and the manual process makes it difficult to analyze large datasets and identify pricing trends.</w:t>
      </w:r>
    </w:p>
    <w:p w14:paraId="236DCD90" w14:textId="7777777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This project addresses these limitations by developing a machine learning-based web platform that provides accurate and consistent real estate price estimates. The system is built using a Random Forest regression model, trained on official transaction data from the Israel Tax Authority. By learning from thousands of past property sales, the model identifies patterns between property characteristics and actual selling prices.</w:t>
      </w:r>
    </w:p>
    <w:p w14:paraId="4673CEF4" w14:textId="1B949D44"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 xml:space="preserve">The platform focuses only on reliable, structured features such as property area, number of rooms, location (city and block), year built, and property type. Optional features like parking, elevator, and view were considered but </w:t>
      </w:r>
      <w:r w:rsidR="00534CE7" w:rsidRPr="00AC5474">
        <w:rPr>
          <w:rFonts w:ascii="Garamond" w:eastAsia="Times New Roman" w:hAnsi="Garamond" w:cs="Times New Roman"/>
          <w:sz w:val="24"/>
          <w:szCs w:val="24"/>
          <w:lang w:bidi="ar-SA"/>
        </w:rPr>
        <w:t>removed</w:t>
      </w:r>
      <w:r w:rsidRPr="00AC5474">
        <w:rPr>
          <w:rFonts w:ascii="Garamond" w:eastAsia="Times New Roman" w:hAnsi="Garamond" w:cs="Times New Roman"/>
          <w:sz w:val="24"/>
          <w:szCs w:val="24"/>
          <w:lang w:bidi="ar-SA"/>
        </w:rPr>
        <w:t xml:space="preserve"> after testing and consultation with real estate appraisers. These features lacked enough reliable data and negatively affected model accuracy.</w:t>
      </w:r>
    </w:p>
    <w:p w14:paraId="63D7359D" w14:textId="7777777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The model achieved an R² score of 0.84, demonstrating strong predictive performance across different cities and property types. To enhance transparency, the system presents predictions as a price range, calculated as:</w:t>
      </w:r>
    </w:p>
    <w:p w14:paraId="5230B31B" w14:textId="77777777" w:rsidR="00AC5474" w:rsidRPr="00AC5474" w:rsidRDefault="00AC5474" w:rsidP="00AC5474">
      <w:pPr>
        <w:bidi w:val="0"/>
        <w:spacing w:beforeAutospacing="1" w:after="100" w:afterAutospacing="1" w:line="240" w:lineRule="auto"/>
        <w:ind w:right="720"/>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lastRenderedPageBreak/>
        <w:t>Price Range = Predicted Price ± 8%</w:t>
      </w:r>
    </w:p>
    <w:p w14:paraId="3154024E" w14:textId="7777777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This gives users a realistic understanding of price fluctuations in the market.</w:t>
      </w:r>
    </w:p>
    <w:p w14:paraId="7EE92899" w14:textId="7777777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The platform features a user-friendly web interface where buyers, sellers, and real estate professionals can input property details and receive instant, data-driven price estimates. The system is fast, accurate, and lightweight, making it suitable for real-time use on standard servers.</w:t>
      </w:r>
    </w:p>
    <w:p w14:paraId="51C7739C" w14:textId="77777777" w:rsidR="00AC5474" w:rsidRPr="00AC5474" w:rsidRDefault="00AC5474" w:rsidP="00AC5474">
      <w:pPr>
        <w:bidi w:val="0"/>
        <w:spacing w:before="100" w:beforeAutospacing="1" w:after="100" w:afterAutospacing="1" w:line="240" w:lineRule="auto"/>
        <w:rPr>
          <w:rFonts w:ascii="Garamond" w:eastAsia="Times New Roman" w:hAnsi="Garamond" w:cs="Times New Roman"/>
          <w:sz w:val="24"/>
          <w:szCs w:val="24"/>
          <w:lang w:bidi="ar-SA"/>
        </w:rPr>
      </w:pPr>
      <w:r w:rsidRPr="00AC5474">
        <w:rPr>
          <w:rFonts w:ascii="Garamond" w:eastAsia="Times New Roman" w:hAnsi="Garamond" w:cs="Times New Roman"/>
          <w:sz w:val="24"/>
          <w:szCs w:val="24"/>
          <w:lang w:bidi="ar-SA"/>
        </w:rPr>
        <w:t>By replacing subjective estimates with consistent, data-backed predictions, this platform modernizes the real estate pricing process in Israel and builds greater trust among users.</w:t>
      </w:r>
    </w:p>
    <w:p w14:paraId="1C88563E" w14:textId="77777777" w:rsidR="00454CD4" w:rsidRPr="007C4884" w:rsidRDefault="00454CD4" w:rsidP="00454CD4">
      <w:pPr>
        <w:bidi w:val="0"/>
        <w:spacing w:before="240" w:after="240" w:line="240" w:lineRule="auto"/>
        <w:rPr>
          <w:rFonts w:ascii="Garamond" w:eastAsia="Times New Roman" w:hAnsi="Garamond" w:cs="Times New Roman"/>
          <w:sz w:val="24"/>
          <w:szCs w:val="24"/>
        </w:rPr>
      </w:pPr>
    </w:p>
    <w:p w14:paraId="2EA7492B" w14:textId="77777777" w:rsidR="003B3DF4" w:rsidRPr="007C4884" w:rsidRDefault="00315205" w:rsidP="00507EDA">
      <w:pPr>
        <w:numPr>
          <w:ilvl w:val="0"/>
          <w:numId w:val="1"/>
        </w:numPr>
        <w:pBdr>
          <w:top w:val="nil"/>
          <w:left w:val="nil"/>
          <w:bottom w:val="nil"/>
          <w:right w:val="nil"/>
          <w:between w:val="nil"/>
        </w:pBdr>
        <w:bidi w:val="0"/>
        <w:spacing w:before="240" w:after="0" w:line="360" w:lineRule="auto"/>
        <w:jc w:val="center"/>
        <w:rPr>
          <w:rFonts w:ascii="Garamond" w:eastAsia="Times New Roman" w:hAnsi="Garamond" w:cs="Times New Roman"/>
        </w:rPr>
      </w:pPr>
      <w:bookmarkStart w:id="4" w:name="_Ref188474100"/>
      <w:r w:rsidRPr="007C4884">
        <w:rPr>
          <w:rFonts w:ascii="Garamond" w:eastAsia="Times New Roman" w:hAnsi="Garamond" w:cs="Times New Roman"/>
          <w:b/>
          <w:color w:val="000000"/>
          <w:sz w:val="28"/>
          <w:szCs w:val="28"/>
        </w:rPr>
        <w:t>Background and Related Work</w:t>
      </w:r>
      <w:bookmarkEnd w:id="4"/>
    </w:p>
    <w:p w14:paraId="6D1166AA" w14:textId="522EEDDD" w:rsidR="008B770C" w:rsidRPr="008B770C" w:rsidRDefault="00315205" w:rsidP="008B770C">
      <w:pPr>
        <w:numPr>
          <w:ilvl w:val="1"/>
          <w:numId w:val="1"/>
        </w:numPr>
        <w:pBdr>
          <w:top w:val="nil"/>
          <w:left w:val="nil"/>
          <w:bottom w:val="nil"/>
          <w:right w:val="nil"/>
          <w:between w:val="nil"/>
        </w:pBdr>
        <w:bidi w:val="0"/>
        <w:spacing w:after="0" w:line="240" w:lineRule="auto"/>
        <w:rPr>
          <w:rFonts w:ascii="Garamond" w:eastAsia="Times New Roman" w:hAnsi="Garamond" w:cs="Times New Roman"/>
          <w:color w:val="000000"/>
        </w:rPr>
      </w:pPr>
      <w:bookmarkStart w:id="5" w:name="_Ref188474146"/>
      <w:r w:rsidRPr="007C4884">
        <w:rPr>
          <w:rFonts w:ascii="Garamond" w:eastAsia="Times New Roman" w:hAnsi="Garamond" w:cs="Times New Roman"/>
          <w:b/>
          <w:color w:val="000000"/>
          <w:sz w:val="28"/>
          <w:szCs w:val="28"/>
        </w:rPr>
        <w:t>The Necessity of Estimating Real Estate Prices</w:t>
      </w:r>
      <w:bookmarkEnd w:id="5"/>
    </w:p>
    <w:p w14:paraId="67B3CE36" w14:textId="3A4FBC6A" w:rsidR="003B3DF4" w:rsidRPr="007C4884" w:rsidRDefault="00315205"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Estimating real estate prices is essential, as it plays a pivotal role in the decision-making processes of various stakeholders, such as buyers, sellers, investors, and financial institutions. Here are the main reasons why estimating real estate prices is necessary:</w:t>
      </w:r>
    </w:p>
    <w:p w14:paraId="77FAC98D" w14:textId="060987FA" w:rsidR="003B3DF4" w:rsidRPr="007C4884" w:rsidRDefault="00315205"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Informed Decision-Making:</w:t>
      </w:r>
      <w:r w:rsidRPr="007C4884">
        <w:rPr>
          <w:rFonts w:ascii="Garamond" w:eastAsia="Times New Roman" w:hAnsi="Garamond" w:cs="Times New Roman"/>
          <w:color w:val="000000"/>
          <w:sz w:val="24"/>
          <w:szCs w:val="24"/>
        </w:rPr>
        <w:t xml:space="preserve"> Accurate property valuations help buyers and sellers </w:t>
      </w:r>
      <w:r w:rsidR="00E930D5">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 xml:space="preserve">make informed decisions. Buyers need to ensure </w:t>
      </w:r>
      <w:r w:rsidR="00E930D5">
        <w:rPr>
          <w:rFonts w:ascii="Garamond" w:eastAsia="Times New Roman" w:hAnsi="Garamond" w:cs="Times New Roman"/>
          <w:color w:val="000000"/>
          <w:sz w:val="24"/>
          <w:szCs w:val="24"/>
        </w:rPr>
        <w:t xml:space="preserve">that </w:t>
      </w:r>
      <w:r w:rsidRPr="007C4884">
        <w:rPr>
          <w:rFonts w:ascii="Garamond" w:eastAsia="Times New Roman" w:hAnsi="Garamond" w:cs="Times New Roman"/>
          <w:color w:val="000000"/>
          <w:sz w:val="24"/>
          <w:szCs w:val="24"/>
        </w:rPr>
        <w:t xml:space="preserve">they </w:t>
      </w:r>
      <w:r w:rsidR="00E930D5">
        <w:rPr>
          <w:rFonts w:ascii="Garamond" w:eastAsia="Times New Roman" w:hAnsi="Garamond" w:cs="Times New Roman"/>
          <w:color w:val="000000"/>
          <w:sz w:val="24"/>
          <w:szCs w:val="24"/>
        </w:rPr>
        <w:t>pay</w:t>
      </w:r>
      <w:r w:rsidRPr="007C4884">
        <w:rPr>
          <w:rFonts w:ascii="Garamond" w:eastAsia="Times New Roman" w:hAnsi="Garamond" w:cs="Times New Roman"/>
          <w:color w:val="000000"/>
          <w:sz w:val="24"/>
          <w:szCs w:val="24"/>
        </w:rPr>
        <w:t xml:space="preserve"> a fair price, while sellers want to ensure they </w:t>
      </w:r>
      <w:r w:rsidR="00E930D5" w:rsidRPr="007C4884">
        <w:rPr>
          <w:rFonts w:ascii="Garamond" w:eastAsia="Times New Roman" w:hAnsi="Garamond" w:cs="Times New Roman"/>
          <w:color w:val="000000"/>
          <w:sz w:val="24"/>
          <w:szCs w:val="24"/>
        </w:rPr>
        <w:t>receiv</w:t>
      </w:r>
      <w:r w:rsidR="00E930D5">
        <w:rPr>
          <w:rFonts w:ascii="Garamond" w:eastAsia="Times New Roman" w:hAnsi="Garamond" w:cs="Times New Roman"/>
          <w:color w:val="000000"/>
          <w:sz w:val="24"/>
          <w:szCs w:val="24"/>
        </w:rPr>
        <w:t>e</w:t>
      </w:r>
      <w:r w:rsidR="00E930D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a proper return on their investment. Real estate professionals also </w:t>
      </w:r>
      <w:r w:rsidR="007632E6">
        <w:rPr>
          <w:rFonts w:ascii="Garamond" w:eastAsia="Times New Roman" w:hAnsi="Garamond" w:cs="Times New Roman"/>
          <w:color w:val="000000"/>
          <w:sz w:val="24"/>
          <w:szCs w:val="24"/>
        </w:rPr>
        <w:t>require</w:t>
      </w:r>
      <w:r w:rsidRPr="007C4884">
        <w:rPr>
          <w:rFonts w:ascii="Garamond" w:eastAsia="Times New Roman" w:hAnsi="Garamond" w:cs="Times New Roman"/>
          <w:color w:val="000000"/>
          <w:sz w:val="24"/>
          <w:szCs w:val="24"/>
        </w:rPr>
        <w:t xml:space="preserve"> accurate pricing to advise their clients effectively.</w:t>
      </w:r>
    </w:p>
    <w:p w14:paraId="6B13218D" w14:textId="6B20DA0E" w:rsidR="003B3DF4" w:rsidRPr="007C4884" w:rsidRDefault="003B3DF4" w:rsidP="007C4884">
      <w:pPr>
        <w:bidi w:val="0"/>
        <w:spacing w:before="240" w:after="240" w:line="240" w:lineRule="auto"/>
        <w:rPr>
          <w:rFonts w:ascii="Garamond" w:eastAsia="Times New Roman" w:hAnsi="Garamond" w:cs="Times New Roman"/>
          <w:sz w:val="24"/>
          <w:szCs w:val="24"/>
        </w:rPr>
      </w:pPr>
    </w:p>
    <w:p w14:paraId="57FB1DD3" w14:textId="4F8F03FA" w:rsidR="003B3DF4" w:rsidRPr="007C4884" w:rsidRDefault="00315205"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Market Efficiency:</w:t>
      </w:r>
      <w:r w:rsidRPr="007C4884">
        <w:rPr>
          <w:rFonts w:ascii="Garamond" w:eastAsia="Times New Roman" w:hAnsi="Garamond" w:cs="Times New Roman"/>
          <w:color w:val="000000"/>
          <w:sz w:val="24"/>
          <w:szCs w:val="24"/>
        </w:rPr>
        <w:t xml:space="preserve"> Estimating real estate prices accurately ensures that the market stays efficient. If prices are consistently over- or under-estimated, it can lead to market distortions, where properties might be </w:t>
      </w:r>
      <w:r w:rsidR="00E930D5" w:rsidRPr="007C4884">
        <w:rPr>
          <w:rFonts w:ascii="Garamond" w:eastAsia="Times New Roman" w:hAnsi="Garamond" w:cs="Times New Roman"/>
          <w:color w:val="000000"/>
          <w:sz w:val="24"/>
          <w:szCs w:val="24"/>
        </w:rPr>
        <w:t>under</w:t>
      </w:r>
      <w:r w:rsidR="00E930D5">
        <w:rPr>
          <w:rFonts w:ascii="Garamond" w:eastAsia="Times New Roman" w:hAnsi="Garamond" w:cs="Times New Roman"/>
          <w:color w:val="000000"/>
          <w:sz w:val="24"/>
          <w:szCs w:val="24"/>
        </w:rPr>
        <w:t>priced</w:t>
      </w:r>
      <w:r w:rsidR="00E930D5" w:rsidRPr="007C4884">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 xml:space="preserve">or overpriced. This </w:t>
      </w:r>
      <w:r w:rsidR="00E930D5">
        <w:rPr>
          <w:rFonts w:ascii="Garamond" w:eastAsia="Times New Roman" w:hAnsi="Garamond" w:cs="Times New Roman"/>
          <w:color w:val="000000"/>
          <w:sz w:val="24"/>
          <w:szCs w:val="24"/>
        </w:rPr>
        <w:t xml:space="preserve">problem </w:t>
      </w:r>
      <w:r w:rsidRPr="007C4884">
        <w:rPr>
          <w:rFonts w:ascii="Garamond" w:eastAsia="Times New Roman" w:hAnsi="Garamond" w:cs="Times New Roman"/>
          <w:color w:val="000000"/>
          <w:sz w:val="24"/>
          <w:szCs w:val="24"/>
        </w:rPr>
        <w:t>can negatively affect market stability and investor confidence</w:t>
      </w:r>
      <w:r w:rsidR="00E930D5">
        <w:rPr>
          <w:rFonts w:ascii="Garamond" w:eastAsia="Times New Roman" w:hAnsi="Garamond" w:cs="Times New Roman"/>
          <w:color w:val="000000"/>
          <w:sz w:val="24"/>
          <w:szCs w:val="24"/>
        </w:rPr>
        <w:t xml:space="preserve"> </w:t>
      </w:r>
      <w:r w:rsidRPr="007C4884">
        <w:rPr>
          <w:rFonts w:ascii="Garamond" w:eastAsia="Times New Roman" w:hAnsi="Garamond" w:cs="Times New Roman"/>
          <w:sz w:val="24"/>
          <w:szCs w:val="24"/>
        </w:rPr>
        <w:t>[</w:t>
      </w:r>
      <w:r w:rsidR="00B06B28">
        <w:rPr>
          <w:rFonts w:ascii="Garamond" w:eastAsia="Times New Roman" w:hAnsi="Garamond" w:cs="Times New Roman"/>
          <w:sz w:val="24"/>
          <w:szCs w:val="24"/>
        </w:rPr>
        <w:t>1</w:t>
      </w:r>
      <w:r w:rsidRPr="007C4884">
        <w:rPr>
          <w:rFonts w:ascii="Garamond" w:eastAsia="Times New Roman" w:hAnsi="Garamond" w:cs="Times New Roman"/>
          <w:sz w:val="24"/>
          <w:szCs w:val="24"/>
        </w:rPr>
        <w:t>]</w:t>
      </w:r>
      <w:r w:rsidRPr="007C4884">
        <w:rPr>
          <w:rFonts w:ascii="Garamond" w:eastAsia="Times New Roman" w:hAnsi="Garamond" w:cs="Times New Roman"/>
          <w:color w:val="000000"/>
          <w:sz w:val="24"/>
          <w:szCs w:val="24"/>
        </w:rPr>
        <w:t>.</w:t>
      </w:r>
    </w:p>
    <w:p w14:paraId="57B40E61" w14:textId="77777777" w:rsidR="003B3DF4" w:rsidRPr="007C4884" w:rsidRDefault="003B3DF4" w:rsidP="007C4884">
      <w:pPr>
        <w:bidi w:val="0"/>
        <w:spacing w:before="240" w:after="240" w:line="240" w:lineRule="auto"/>
        <w:rPr>
          <w:rFonts w:ascii="Garamond" w:eastAsia="Times New Roman" w:hAnsi="Garamond" w:cs="Times New Roman"/>
          <w:sz w:val="24"/>
          <w:szCs w:val="24"/>
        </w:rPr>
      </w:pPr>
    </w:p>
    <w:p w14:paraId="31987A34" w14:textId="793B8AB1" w:rsidR="003B3DF4" w:rsidRPr="007C4884" w:rsidRDefault="00315205"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Financial Decisions and Risk Assessment:</w:t>
      </w:r>
      <w:r w:rsidRPr="007C4884">
        <w:rPr>
          <w:rFonts w:ascii="Garamond" w:eastAsia="Times New Roman" w:hAnsi="Garamond" w:cs="Times New Roman"/>
          <w:color w:val="000000"/>
          <w:sz w:val="24"/>
          <w:szCs w:val="24"/>
        </w:rPr>
        <w:t xml:space="preserve"> Lenders, such as banks and mortgage companies, rely on property valuations to determine the loan amount </w:t>
      </w:r>
      <w:r w:rsidR="00836322">
        <w:rPr>
          <w:rFonts w:ascii="Garamond" w:eastAsia="Times New Roman" w:hAnsi="Garamond" w:cs="Times New Roman"/>
          <w:color w:val="000000"/>
          <w:sz w:val="24"/>
          <w:szCs w:val="24"/>
        </w:rPr>
        <w:t xml:space="preserve">that </w:t>
      </w:r>
      <w:r w:rsidRPr="007C4884">
        <w:rPr>
          <w:rFonts w:ascii="Garamond" w:eastAsia="Times New Roman" w:hAnsi="Garamond" w:cs="Times New Roman"/>
          <w:color w:val="000000"/>
          <w:sz w:val="24"/>
          <w:szCs w:val="24"/>
        </w:rPr>
        <w:t>they provide to buyers. Inaccurate valuations could lead to over-lending or under-lending, creating financial risk for both lenders and borrowers</w:t>
      </w:r>
      <w:r w:rsidR="00836322">
        <w:rPr>
          <w:rFonts w:ascii="Garamond" w:eastAsia="Times New Roman" w:hAnsi="Garamond" w:cs="Times New Roman"/>
          <w:color w:val="000000"/>
          <w:sz w:val="24"/>
          <w:szCs w:val="24"/>
        </w:rPr>
        <w:t xml:space="preserve"> </w:t>
      </w:r>
      <w:r w:rsidRPr="007C4884">
        <w:rPr>
          <w:rFonts w:ascii="Garamond" w:eastAsia="Times New Roman" w:hAnsi="Garamond" w:cs="Times New Roman"/>
          <w:color w:val="000000"/>
          <w:sz w:val="24"/>
          <w:szCs w:val="24"/>
        </w:rPr>
        <w:t>[</w:t>
      </w:r>
      <w:r w:rsidR="00E774DD">
        <w:rPr>
          <w:rFonts w:ascii="Garamond" w:eastAsia="Times New Roman" w:hAnsi="Garamond" w:cs="Times New Roman"/>
          <w:color w:val="000000"/>
          <w:sz w:val="24"/>
          <w:szCs w:val="24"/>
        </w:rPr>
        <w:t>2</w:t>
      </w:r>
      <w:r w:rsidRPr="007C4884">
        <w:rPr>
          <w:rFonts w:ascii="Garamond" w:eastAsia="Times New Roman" w:hAnsi="Garamond" w:cs="Times New Roman"/>
          <w:color w:val="000000"/>
          <w:sz w:val="24"/>
          <w:szCs w:val="24"/>
        </w:rPr>
        <w:t>].</w:t>
      </w:r>
    </w:p>
    <w:p w14:paraId="4194E3FF" w14:textId="77777777" w:rsidR="003B3DF4" w:rsidRPr="007C4884" w:rsidRDefault="00315205"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07FB95F1" w14:textId="76F7664C" w:rsidR="003B3DF4" w:rsidRPr="007C4884" w:rsidRDefault="00315205"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Investment and Development Opportunities:</w:t>
      </w:r>
      <w:r w:rsidRPr="007C4884">
        <w:rPr>
          <w:rFonts w:ascii="Garamond" w:eastAsia="Times New Roman" w:hAnsi="Garamond" w:cs="Times New Roman"/>
          <w:color w:val="000000"/>
          <w:sz w:val="24"/>
          <w:szCs w:val="24"/>
        </w:rPr>
        <w:t xml:space="preserve"> For investors, knowing the accurate value of properties helps them </w:t>
      </w:r>
      <w:r w:rsidR="0091155E">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find profitable investment opportunities.</w:t>
      </w:r>
    </w:p>
    <w:p w14:paraId="59B3EC08" w14:textId="77777777" w:rsidR="003B3DF4" w:rsidRPr="007C4884" w:rsidRDefault="00315205" w:rsidP="007C4884">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w:t>
      </w:r>
    </w:p>
    <w:p w14:paraId="6672D28F" w14:textId="77777777" w:rsidR="003B3DF4" w:rsidRPr="007C4884" w:rsidRDefault="00315205" w:rsidP="007C4884">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highlight w:val="white"/>
        </w:rPr>
        <w:t>Taxation and Legal Compliance:</w:t>
      </w:r>
      <w:r w:rsidRPr="007C4884">
        <w:rPr>
          <w:rFonts w:ascii="Garamond" w:eastAsia="Times New Roman" w:hAnsi="Garamond" w:cs="Times New Roman"/>
          <w:color w:val="000000"/>
          <w:sz w:val="24"/>
          <w:szCs w:val="24"/>
        </w:rPr>
        <w:t xml:space="preserve"> Governments and local authorities require accurate property valuations to set property taxes and assess the fair distribution of tax burdens. Furthermore, proper valuation is essential in legal cases related to property disputes, inheritance, or divorce.</w:t>
      </w:r>
    </w:p>
    <w:p w14:paraId="5E04A81E" w14:textId="28D8E73C" w:rsidR="003B3DF4" w:rsidRPr="007C4884" w:rsidRDefault="003B3DF4" w:rsidP="007C4884">
      <w:pPr>
        <w:bidi w:val="0"/>
        <w:spacing w:before="240" w:after="240" w:line="240" w:lineRule="auto"/>
        <w:rPr>
          <w:rFonts w:ascii="Garamond" w:eastAsia="Times New Roman" w:hAnsi="Garamond" w:cs="Times New Roman"/>
          <w:sz w:val="24"/>
          <w:szCs w:val="24"/>
        </w:rPr>
      </w:pPr>
    </w:p>
    <w:p w14:paraId="367D410C" w14:textId="18DD907D" w:rsidR="003B3DF4" w:rsidRDefault="00315205" w:rsidP="00C93EA1">
      <w:pPr>
        <w:bidi w:val="0"/>
        <w:spacing w:line="240" w:lineRule="auto"/>
        <w:ind w:left="36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Transparency and Trust:</w:t>
      </w:r>
      <w:r w:rsidRPr="007C4884">
        <w:rPr>
          <w:rFonts w:ascii="Garamond" w:eastAsia="Times New Roman" w:hAnsi="Garamond" w:cs="Times New Roman"/>
          <w:color w:val="000000"/>
          <w:sz w:val="24"/>
          <w:szCs w:val="24"/>
        </w:rPr>
        <w:t xml:space="preserve"> Providing transparent and data-driven property valuations helps </w:t>
      </w:r>
      <w:r w:rsidR="0091155E">
        <w:rPr>
          <w:rFonts w:ascii="Garamond" w:eastAsia="Times New Roman" w:hAnsi="Garamond" w:cs="Times New Roman"/>
          <w:color w:val="000000"/>
          <w:sz w:val="24"/>
          <w:szCs w:val="24"/>
        </w:rPr>
        <w:t xml:space="preserve">to </w:t>
      </w:r>
      <w:r w:rsidRPr="007C4884">
        <w:rPr>
          <w:rFonts w:ascii="Garamond" w:eastAsia="Times New Roman" w:hAnsi="Garamond" w:cs="Times New Roman"/>
          <w:color w:val="000000"/>
          <w:sz w:val="24"/>
          <w:szCs w:val="24"/>
        </w:rPr>
        <w:t>establish trust in the real estate market. When valuations are based on verifiable data instead of personal opinions or arbitrary judgments, it fosters confidence among stakeholders and promotes a fairer, more reliable market.</w:t>
      </w:r>
    </w:p>
    <w:p w14:paraId="64BAE4A3" w14:textId="77777777" w:rsidR="00DE21CD" w:rsidRPr="007C4884" w:rsidRDefault="00DE21CD" w:rsidP="00DE21CD">
      <w:pPr>
        <w:bidi w:val="0"/>
        <w:spacing w:line="240" w:lineRule="auto"/>
        <w:ind w:left="360"/>
        <w:rPr>
          <w:rFonts w:ascii="Garamond" w:eastAsia="Times New Roman" w:hAnsi="Garamond" w:cs="Times New Roman"/>
          <w:sz w:val="24"/>
          <w:szCs w:val="24"/>
        </w:rPr>
      </w:pPr>
    </w:p>
    <w:p w14:paraId="523BDC31" w14:textId="3AC71FA2" w:rsidR="008B770C" w:rsidRDefault="008618EF" w:rsidP="008B770C">
      <w:pPr>
        <w:pStyle w:val="ae"/>
        <w:numPr>
          <w:ilvl w:val="1"/>
          <w:numId w:val="1"/>
        </w:numPr>
        <w:bidi w:val="0"/>
        <w:spacing w:before="240" w:after="240" w:line="240" w:lineRule="auto"/>
        <w:rPr>
          <w:rFonts w:ascii="Garamond" w:eastAsia="Times New Roman" w:hAnsi="Garamond" w:cs="Times New Roman"/>
          <w:b/>
          <w:bCs/>
          <w:sz w:val="28"/>
          <w:szCs w:val="28"/>
        </w:rPr>
      </w:pPr>
      <w:bookmarkStart w:id="6" w:name="_Ref204336392"/>
      <w:r w:rsidRPr="008B770C">
        <w:rPr>
          <w:rFonts w:ascii="Garamond" w:eastAsia="Times New Roman" w:hAnsi="Garamond" w:cs="Times New Roman"/>
          <w:b/>
          <w:bCs/>
          <w:sz w:val="28"/>
          <w:szCs w:val="28"/>
        </w:rPr>
        <w:t>machine Learning algorithms</w:t>
      </w:r>
      <w:bookmarkEnd w:id="6"/>
    </w:p>
    <w:p w14:paraId="592350EC" w14:textId="77777777" w:rsidR="008B770C" w:rsidRPr="008B770C" w:rsidRDefault="008B770C" w:rsidP="008B770C">
      <w:pPr>
        <w:pStyle w:val="ae"/>
        <w:bidi w:val="0"/>
        <w:spacing w:before="240" w:after="240" w:line="240" w:lineRule="auto"/>
        <w:rPr>
          <w:rFonts w:ascii="Garamond" w:eastAsia="Times New Roman" w:hAnsi="Garamond" w:cs="Times New Roman"/>
          <w:b/>
          <w:bCs/>
          <w:sz w:val="28"/>
          <w:szCs w:val="28"/>
        </w:rPr>
      </w:pPr>
    </w:p>
    <w:p w14:paraId="41F2023E" w14:textId="59AD0E97" w:rsidR="008B770C" w:rsidRPr="008B770C" w:rsidRDefault="008E34A6" w:rsidP="008B770C">
      <w:pPr>
        <w:pStyle w:val="ae"/>
        <w:numPr>
          <w:ilvl w:val="2"/>
          <w:numId w:val="1"/>
        </w:numPr>
        <w:bidi w:val="0"/>
        <w:spacing w:before="240" w:after="240" w:line="240" w:lineRule="auto"/>
        <w:rPr>
          <w:rFonts w:ascii="Garamond" w:eastAsia="Times New Roman" w:hAnsi="Garamond" w:cs="Times New Roman"/>
          <w:b/>
          <w:bCs/>
          <w:sz w:val="24"/>
          <w:szCs w:val="24"/>
        </w:rPr>
      </w:pPr>
      <w:bookmarkStart w:id="7" w:name="_Ref204336402"/>
      <w:r w:rsidRPr="008B770C">
        <w:rPr>
          <w:rFonts w:ascii="Garamond" w:eastAsia="Times New Roman" w:hAnsi="Garamond" w:cs="Times New Roman"/>
          <w:b/>
          <w:bCs/>
          <w:sz w:val="24"/>
          <w:szCs w:val="24"/>
        </w:rPr>
        <w:t>Decision Tree</w:t>
      </w:r>
      <w:bookmarkEnd w:id="7"/>
    </w:p>
    <w:p w14:paraId="7758BE47" w14:textId="2718A160" w:rsidR="008E34A6" w:rsidRDefault="008E34A6" w:rsidP="008E34A6">
      <w:pPr>
        <w:bidi w:val="0"/>
        <w:spacing w:before="240" w:after="240" w:line="240" w:lineRule="auto"/>
        <w:rPr>
          <w:rFonts w:ascii="Garamond" w:eastAsia="Times New Roman" w:hAnsi="Garamond" w:cs="Times New Roman"/>
          <w:sz w:val="24"/>
          <w:szCs w:val="24"/>
        </w:rPr>
      </w:pPr>
      <w:r w:rsidRPr="008E34A6">
        <w:rPr>
          <w:rFonts w:ascii="Garamond" w:eastAsia="Times New Roman" w:hAnsi="Garamond" w:cs="Times New Roman"/>
          <w:sz w:val="24"/>
          <w:szCs w:val="24"/>
        </w:rPr>
        <w:t>A decision tree algorithm models decisions and their possible consequences in a tree-like structure. It uses a series of branching conditions based on the input features to classify or predict outcomes. Each branch represents a decision, and the endpoints, known as "leaves"</w:t>
      </w:r>
      <w:r w:rsidR="009725D3" w:rsidRPr="008E34A6">
        <w:rPr>
          <w:rFonts w:ascii="Garamond" w:eastAsia="Times New Roman" w:hAnsi="Garamond" w:cs="Times New Roman"/>
          <w:sz w:val="24"/>
          <w:szCs w:val="24"/>
        </w:rPr>
        <w:t>, provide</w:t>
      </w:r>
      <w:r w:rsidRPr="008E34A6">
        <w:rPr>
          <w:rFonts w:ascii="Garamond" w:eastAsia="Times New Roman" w:hAnsi="Garamond" w:cs="Times New Roman"/>
          <w:sz w:val="24"/>
          <w:szCs w:val="24"/>
        </w:rPr>
        <w:t xml:space="preserve"> the final </w:t>
      </w:r>
      <w:r w:rsidR="00F35748">
        <w:rPr>
          <w:rFonts w:ascii="Garamond" w:eastAsia="Times New Roman" w:hAnsi="Garamond" w:cs="Times New Roman"/>
          <w:sz w:val="24"/>
          <w:szCs w:val="24"/>
        </w:rPr>
        <w:t>decision</w:t>
      </w:r>
      <w:r w:rsidR="00F35748" w:rsidRPr="008E34A6">
        <w:rPr>
          <w:rFonts w:ascii="Garamond" w:eastAsia="Times New Roman" w:hAnsi="Garamond" w:cs="Times New Roman"/>
          <w:sz w:val="24"/>
          <w:szCs w:val="24"/>
        </w:rPr>
        <w:t xml:space="preserve"> </w:t>
      </w:r>
      <w:r w:rsidRPr="008E34A6">
        <w:rPr>
          <w:rFonts w:ascii="Garamond" w:eastAsia="Times New Roman" w:hAnsi="Garamond" w:cs="Times New Roman"/>
          <w:sz w:val="24"/>
          <w:szCs w:val="24"/>
        </w:rPr>
        <w:t>or classification.</w:t>
      </w:r>
    </w:p>
    <w:p w14:paraId="51AAEC35" w14:textId="77777777" w:rsidR="000E24AB" w:rsidRPr="007C4884" w:rsidRDefault="000E24AB"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noProof/>
          <w:sz w:val="24"/>
          <w:szCs w:val="24"/>
        </w:rPr>
        <w:drawing>
          <wp:inline distT="114300" distB="114300" distL="114300" distR="114300" wp14:anchorId="69CB056D" wp14:editId="751BC6D5">
            <wp:extent cx="5454595" cy="2464904"/>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456408" cy="2465723"/>
                    </a:xfrm>
                    <a:prstGeom prst="rect">
                      <a:avLst/>
                    </a:prstGeom>
                    <a:ln/>
                  </pic:spPr>
                </pic:pic>
              </a:graphicData>
            </a:graphic>
          </wp:inline>
        </w:drawing>
      </w:r>
    </w:p>
    <w:p w14:paraId="4B1FDDC2" w14:textId="00252ED4" w:rsidR="000E24AB" w:rsidRDefault="00D12F7B" w:rsidP="000763D1">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w:t>
      </w:r>
      <w:r w:rsidR="000E24AB" w:rsidRPr="007C4884">
        <w:rPr>
          <w:rFonts w:ascii="Garamond" w:eastAsia="Times New Roman" w:hAnsi="Garamond" w:cs="Times New Roman"/>
          <w:sz w:val="24"/>
          <w:szCs w:val="24"/>
        </w:rPr>
        <w:t xml:space="preserve"> </w:t>
      </w:r>
      <w:r w:rsidR="002242B3">
        <w:rPr>
          <w:rFonts w:ascii="Garamond" w:eastAsia="Times New Roman" w:hAnsi="Garamond" w:cs="Times New Roman"/>
          <w:sz w:val="24"/>
          <w:szCs w:val="24"/>
        </w:rPr>
        <w:t>1</w:t>
      </w:r>
      <w:r w:rsidR="000E24AB" w:rsidRPr="007C4884">
        <w:rPr>
          <w:rFonts w:ascii="Garamond" w:eastAsia="Times New Roman" w:hAnsi="Garamond" w:cs="Times New Roman"/>
          <w:sz w:val="24"/>
          <w:szCs w:val="24"/>
        </w:rPr>
        <w:t>: example of a simple decision tree</w:t>
      </w:r>
    </w:p>
    <w:p w14:paraId="40B2CD82" w14:textId="77777777" w:rsidR="008E34A6" w:rsidRPr="000E24AB" w:rsidRDefault="008E34A6" w:rsidP="008E34A6">
      <w:pPr>
        <w:bidi w:val="0"/>
        <w:spacing w:before="240" w:after="240" w:line="240" w:lineRule="auto"/>
        <w:ind w:left="720"/>
        <w:rPr>
          <w:rFonts w:ascii="Garamond" w:eastAsia="Times New Roman" w:hAnsi="Garamond" w:cs="Times New Roman"/>
          <w:sz w:val="24"/>
          <w:szCs w:val="24"/>
        </w:rPr>
      </w:pPr>
    </w:p>
    <w:p w14:paraId="6363DB05" w14:textId="72F7EF45" w:rsidR="008B770C" w:rsidRPr="008B770C" w:rsidRDefault="003B0A9F" w:rsidP="008B770C">
      <w:pPr>
        <w:pStyle w:val="ae"/>
        <w:numPr>
          <w:ilvl w:val="2"/>
          <w:numId w:val="1"/>
        </w:numPr>
        <w:bidi w:val="0"/>
        <w:spacing w:before="240" w:after="240" w:line="240" w:lineRule="auto"/>
        <w:rPr>
          <w:rFonts w:ascii="Garamond" w:eastAsia="Times New Roman" w:hAnsi="Garamond" w:cs="Times New Roman"/>
          <w:sz w:val="24"/>
          <w:szCs w:val="24"/>
        </w:rPr>
      </w:pPr>
      <w:bookmarkStart w:id="8" w:name="_Ref204336406"/>
      <w:r w:rsidRPr="008B770C">
        <w:rPr>
          <w:rFonts w:ascii="Garamond" w:eastAsia="Times New Roman" w:hAnsi="Garamond" w:cs="Times New Roman"/>
          <w:b/>
          <w:color w:val="000000"/>
          <w:sz w:val="24"/>
          <w:szCs w:val="24"/>
        </w:rPr>
        <w:t>The Random Forest model</w:t>
      </w:r>
      <w:bookmarkEnd w:id="8"/>
    </w:p>
    <w:p w14:paraId="3304F8E4" w14:textId="74FB52A1" w:rsidR="003B3DF4" w:rsidRPr="007C4884" w:rsidRDefault="00777CE0" w:rsidP="000E24AB">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random forest</w:t>
      </w:r>
      <w:r w:rsidR="00F35748">
        <w:rPr>
          <w:rFonts w:ascii="Garamond" w:eastAsia="Times New Roman" w:hAnsi="Garamond" w:cs="Times New Roman"/>
          <w:color w:val="000000"/>
          <w:sz w:val="24"/>
          <w:szCs w:val="24"/>
        </w:rPr>
        <w:t xml:space="preserve"> algorithm is based on the following principles</w:t>
      </w:r>
      <w:r w:rsidRPr="007C4884">
        <w:rPr>
          <w:rFonts w:ascii="Garamond" w:eastAsia="Times New Roman" w:hAnsi="Garamond" w:cs="Times New Roman"/>
          <w:color w:val="000000"/>
          <w:sz w:val="24"/>
          <w:szCs w:val="24"/>
        </w:rPr>
        <w:t>: [</w:t>
      </w:r>
      <w:r w:rsidR="00E774DD">
        <w:rPr>
          <w:rFonts w:ascii="Garamond" w:eastAsia="Times New Roman" w:hAnsi="Garamond" w:cs="Times New Roman"/>
          <w:color w:val="000000"/>
          <w:sz w:val="24"/>
          <w:szCs w:val="24"/>
        </w:rPr>
        <w:t>3</w:t>
      </w:r>
      <w:r w:rsidRPr="007C4884">
        <w:rPr>
          <w:rFonts w:ascii="Garamond" w:eastAsia="Times New Roman" w:hAnsi="Garamond" w:cs="Times New Roman"/>
          <w:color w:val="000000"/>
          <w:sz w:val="24"/>
          <w:szCs w:val="24"/>
        </w:rPr>
        <w:t>]</w:t>
      </w:r>
    </w:p>
    <w:p w14:paraId="60CD013E" w14:textId="48E58B29" w:rsidR="003B3DF4" w:rsidRPr="007C4884" w:rsidRDefault="00315205" w:rsidP="007C4884">
      <w:pPr>
        <w:bidi w:val="0"/>
        <w:spacing w:before="240" w:after="240" w:line="240" w:lineRule="auto"/>
        <w:ind w:left="720"/>
        <w:rPr>
          <w:rFonts w:ascii="Garamond" w:eastAsia="Times New Roman" w:hAnsi="Garamond" w:cs="Times New Roman"/>
          <w:color w:val="000000"/>
          <w:sz w:val="24"/>
          <w:szCs w:val="24"/>
        </w:rPr>
      </w:pPr>
      <w:r w:rsidRPr="007C4884">
        <w:rPr>
          <w:rFonts w:ascii="Garamond" w:eastAsia="Times New Roman" w:hAnsi="Garamond" w:cs="Times New Roman"/>
          <w:b/>
          <w:color w:val="000000"/>
          <w:sz w:val="24"/>
          <w:szCs w:val="24"/>
        </w:rPr>
        <w:t>Multiple Trees for Better Accuracy</w:t>
      </w:r>
      <w:r w:rsidRPr="007C4884">
        <w:rPr>
          <w:rFonts w:ascii="Garamond" w:eastAsia="Times New Roman" w:hAnsi="Garamond" w:cs="Times New Roman"/>
          <w:color w:val="000000"/>
          <w:sz w:val="24"/>
          <w:szCs w:val="24"/>
        </w:rPr>
        <w:t xml:space="preserve">: Random Forest grows multiple decision trees and </w:t>
      </w:r>
      <w:r w:rsidR="000E24AB">
        <w:rPr>
          <w:rFonts w:ascii="Garamond" w:eastAsia="Times New Roman" w:hAnsi="Garamond" w:cs="Times New Roman"/>
          <w:color w:val="000000"/>
          <w:sz w:val="24"/>
          <w:szCs w:val="24"/>
        </w:rPr>
        <w:t>uses</w:t>
      </w:r>
      <w:r w:rsidR="00777CE0">
        <w:rPr>
          <w:rFonts w:ascii="Garamond" w:eastAsia="Times New Roman" w:hAnsi="Garamond" w:cs="Times New Roman"/>
          <w:color w:val="000000"/>
          <w:sz w:val="24"/>
          <w:szCs w:val="24"/>
        </w:rPr>
        <w:t xml:space="preserve"> all </w:t>
      </w:r>
      <w:r w:rsidRPr="007C4884">
        <w:rPr>
          <w:rFonts w:ascii="Garamond" w:eastAsia="Times New Roman" w:hAnsi="Garamond" w:cs="Times New Roman"/>
          <w:color w:val="000000"/>
          <w:sz w:val="24"/>
          <w:szCs w:val="24"/>
        </w:rPr>
        <w:t>their predictions to improve accuracy.</w:t>
      </w:r>
    </w:p>
    <w:p w14:paraId="666AB8BA" w14:textId="0F6B3B9B" w:rsidR="003B3DF4" w:rsidRPr="007C4884" w:rsidRDefault="00315205"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Voting Mechanism (Classification)</w:t>
      </w:r>
      <w:r w:rsidRPr="007C4884">
        <w:rPr>
          <w:rFonts w:ascii="Garamond" w:eastAsia="Times New Roman" w:hAnsi="Garamond" w:cs="Times New Roman"/>
          <w:color w:val="000000"/>
          <w:sz w:val="24"/>
          <w:szCs w:val="24"/>
        </w:rPr>
        <w:t xml:space="preserve">: In </w:t>
      </w:r>
      <w:r w:rsidR="00777CE0">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classification task, each decision tree in the forest makes a prediction. The final classification is based on the majority of the predictions from all trees.</w:t>
      </w:r>
    </w:p>
    <w:p w14:paraId="273D9A41" w14:textId="73B8C153" w:rsidR="003B3DF4" w:rsidRPr="007C4884" w:rsidRDefault="00315205"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Averaging Predictions (Regression)</w:t>
      </w:r>
      <w:r w:rsidRPr="007C4884">
        <w:rPr>
          <w:rFonts w:ascii="Garamond" w:eastAsia="Times New Roman" w:hAnsi="Garamond" w:cs="Times New Roman"/>
          <w:color w:val="000000"/>
          <w:sz w:val="24"/>
          <w:szCs w:val="24"/>
        </w:rPr>
        <w:t>: Random Forest averages the predictions from all the trees to make a final prediction.</w:t>
      </w:r>
    </w:p>
    <w:p w14:paraId="01536B8F" w14:textId="5988EBE3" w:rsidR="003B3DF4" w:rsidRPr="007C4884" w:rsidRDefault="00315205" w:rsidP="007C4884">
      <w:pPr>
        <w:bidi w:val="0"/>
        <w:spacing w:before="240" w:after="240" w:line="240" w:lineRule="auto"/>
        <w:ind w:left="720"/>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lastRenderedPageBreak/>
        <w:t>Low Correlation Between Trees</w:t>
      </w:r>
      <w:r w:rsidRPr="007C4884">
        <w:rPr>
          <w:rFonts w:ascii="Garamond" w:eastAsia="Times New Roman" w:hAnsi="Garamond" w:cs="Times New Roman"/>
          <w:color w:val="000000"/>
          <w:sz w:val="24"/>
          <w:szCs w:val="24"/>
        </w:rPr>
        <w:t xml:space="preserve">: A key advantage of Random Forest is that the individual decision trees are uncorrelated. When combined, the </w:t>
      </w:r>
      <w:r w:rsidR="00FD0218">
        <w:rPr>
          <w:rFonts w:ascii="Garamond" w:eastAsia="Times New Roman" w:hAnsi="Garamond" w:cs="Times New Roman"/>
          <w:color w:val="000000"/>
          <w:sz w:val="24"/>
          <w:szCs w:val="24"/>
        </w:rPr>
        <w:t xml:space="preserve">lowest predictions </w:t>
      </w:r>
      <w:r w:rsidRPr="007C4884">
        <w:rPr>
          <w:rFonts w:ascii="Garamond" w:eastAsia="Times New Roman" w:hAnsi="Garamond" w:cs="Times New Roman"/>
          <w:color w:val="000000"/>
          <w:sz w:val="24"/>
          <w:szCs w:val="24"/>
        </w:rPr>
        <w:t xml:space="preserve">are </w:t>
      </w:r>
      <w:r w:rsidR="00FD0218">
        <w:rPr>
          <w:rFonts w:ascii="Garamond" w:eastAsia="Times New Roman" w:hAnsi="Garamond" w:cs="Times New Roman"/>
          <w:color w:val="000000"/>
          <w:sz w:val="24"/>
          <w:szCs w:val="24"/>
        </w:rPr>
        <w:t>removed</w:t>
      </w:r>
      <w:r w:rsidRPr="007C4884">
        <w:rPr>
          <w:rFonts w:ascii="Garamond" w:eastAsia="Times New Roman" w:hAnsi="Garamond" w:cs="Times New Roman"/>
          <w:color w:val="000000"/>
          <w:sz w:val="24"/>
          <w:szCs w:val="24"/>
        </w:rPr>
        <w:t xml:space="preserve">, and the majority of the </w:t>
      </w:r>
      <w:r w:rsidR="008E34A6">
        <w:rPr>
          <w:rFonts w:ascii="Garamond" w:eastAsia="Times New Roman" w:hAnsi="Garamond" w:cs="Times New Roman"/>
          <w:color w:val="000000"/>
          <w:sz w:val="24"/>
          <w:szCs w:val="24"/>
        </w:rPr>
        <w:t>tree's</w:t>
      </w:r>
      <w:r w:rsidR="00436DFD">
        <w:rPr>
          <w:rFonts w:ascii="Garamond" w:eastAsia="Times New Roman" w:hAnsi="Garamond" w:cs="Times New Roman"/>
          <w:color w:val="000000"/>
          <w:sz w:val="24"/>
          <w:szCs w:val="24"/>
        </w:rPr>
        <w:t xml:space="preserve"> predictions</w:t>
      </w:r>
      <w:r w:rsidRPr="007C4884">
        <w:rPr>
          <w:rFonts w:ascii="Garamond" w:eastAsia="Times New Roman" w:hAnsi="Garamond" w:cs="Times New Roman"/>
          <w:color w:val="000000"/>
          <w:sz w:val="24"/>
          <w:szCs w:val="24"/>
        </w:rPr>
        <w:t xml:space="preserve"> </w:t>
      </w:r>
      <w:r w:rsidR="008E34A6">
        <w:rPr>
          <w:rFonts w:ascii="Garamond" w:eastAsia="Times New Roman" w:hAnsi="Garamond" w:cs="Times New Roman"/>
          <w:color w:val="000000"/>
          <w:sz w:val="24"/>
          <w:szCs w:val="24"/>
        </w:rPr>
        <w:t>guide</w:t>
      </w:r>
      <w:r w:rsidRPr="007C4884">
        <w:rPr>
          <w:rFonts w:ascii="Garamond" w:eastAsia="Times New Roman" w:hAnsi="Garamond" w:cs="Times New Roman"/>
          <w:color w:val="000000"/>
          <w:sz w:val="24"/>
          <w:szCs w:val="24"/>
        </w:rPr>
        <w:t xml:space="preserve"> the model toward the correct prediction.</w:t>
      </w:r>
    </w:p>
    <w:p w14:paraId="78520C69" w14:textId="77777777" w:rsidR="003B3DF4" w:rsidRPr="007C4884" w:rsidRDefault="00315205" w:rsidP="000763D1">
      <w:pPr>
        <w:bidi w:val="0"/>
        <w:spacing w:before="240" w:after="240" w:line="240" w:lineRule="auto"/>
        <w:rPr>
          <w:rFonts w:ascii="Garamond" w:eastAsia="Times New Roman" w:hAnsi="Garamond" w:cs="Times New Roman"/>
          <w:b/>
          <w:color w:val="000000"/>
          <w:sz w:val="24"/>
          <w:szCs w:val="24"/>
        </w:rPr>
      </w:pPr>
      <w:r w:rsidRPr="007C4884">
        <w:rPr>
          <w:rFonts w:ascii="Garamond" w:eastAsia="Times New Roman" w:hAnsi="Garamond" w:cs="Times New Roman"/>
          <w:b/>
          <w:noProof/>
          <w:color w:val="000000"/>
          <w:sz w:val="24"/>
          <w:szCs w:val="24"/>
        </w:rPr>
        <w:drawing>
          <wp:inline distT="0" distB="0" distL="0" distR="0" wp14:anchorId="3C38BC0D" wp14:editId="50D5B06A">
            <wp:extent cx="5764695" cy="2886323"/>
            <wp:effectExtent l="0" t="0" r="7620" b="9525"/>
            <wp:docPr id="10" name="image11.png" descr="תמונה שמכילה טקסט, תרשים, צילום מסך, גופן&#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11.png" descr="תמונה שמכילה טקסט, תרשים, צילום מסך, גופן&#10;&#10;התיאור נוצר באופן אוטומטי"/>
                    <pic:cNvPicPr preferRelativeResize="0"/>
                  </pic:nvPicPr>
                  <pic:blipFill rotWithShape="1">
                    <a:blip r:embed="rId11"/>
                    <a:srcRect t="21518"/>
                    <a:stretch/>
                  </pic:blipFill>
                  <pic:spPr bwMode="auto">
                    <a:xfrm>
                      <a:off x="0" y="0"/>
                      <a:ext cx="5788229" cy="2898106"/>
                    </a:xfrm>
                    <a:prstGeom prst="rect">
                      <a:avLst/>
                    </a:prstGeom>
                    <a:ln>
                      <a:noFill/>
                    </a:ln>
                    <a:extLst>
                      <a:ext uri="{53640926-AAD7-44D8-BBD7-CCE9431645EC}">
                        <a14:shadowObscured xmlns:a14="http://schemas.microsoft.com/office/drawing/2010/main"/>
                      </a:ext>
                    </a:extLst>
                  </pic:spPr>
                </pic:pic>
              </a:graphicData>
            </a:graphic>
          </wp:inline>
        </w:drawing>
      </w:r>
    </w:p>
    <w:p w14:paraId="659F0749" w14:textId="783852AF" w:rsidR="004D0DC8" w:rsidRDefault="00D12F7B" w:rsidP="004D0DC8">
      <w:pPr>
        <w:bidi w:val="0"/>
        <w:spacing w:before="240" w:after="240" w:line="240" w:lineRule="auto"/>
        <w:ind w:left="720"/>
        <w:rPr>
          <w:rFonts w:ascii="Garamond" w:eastAsia="Times New Roman" w:hAnsi="Garamond" w:cs="Times New Roman"/>
          <w:sz w:val="24"/>
          <w:szCs w:val="24"/>
        </w:rPr>
      </w:pPr>
      <w:bookmarkStart w:id="9" w:name="_Hlk202695624"/>
      <w:r w:rsidRPr="007C4884">
        <w:rPr>
          <w:rFonts w:ascii="Garamond" w:eastAsia="Times New Roman" w:hAnsi="Garamond" w:cs="Times New Roman"/>
          <w:sz w:val="24"/>
          <w:szCs w:val="24"/>
        </w:rPr>
        <w:t>Figure</w:t>
      </w:r>
      <w:r w:rsidR="00315205" w:rsidRPr="007C4884">
        <w:rPr>
          <w:rFonts w:ascii="Garamond" w:eastAsia="Times New Roman" w:hAnsi="Garamond" w:cs="Times New Roman"/>
          <w:sz w:val="24"/>
          <w:szCs w:val="24"/>
        </w:rPr>
        <w:t xml:space="preserve"> </w:t>
      </w:r>
      <w:r w:rsidR="002242B3">
        <w:rPr>
          <w:rFonts w:ascii="Garamond" w:eastAsia="Times New Roman" w:hAnsi="Garamond" w:cs="Times New Roman"/>
          <w:sz w:val="24"/>
          <w:szCs w:val="24"/>
        </w:rPr>
        <w:t>2</w:t>
      </w:r>
      <w:r w:rsidR="00315205" w:rsidRPr="007C4884">
        <w:rPr>
          <w:rFonts w:ascii="Garamond" w:eastAsia="Times New Roman" w:hAnsi="Garamond" w:cs="Times New Roman"/>
          <w:sz w:val="24"/>
          <w:szCs w:val="24"/>
        </w:rPr>
        <w:t>: Random Forest algorithm</w:t>
      </w:r>
    </w:p>
    <w:bookmarkEnd w:id="9"/>
    <w:p w14:paraId="03320CC8" w14:textId="77777777" w:rsidR="000763D1" w:rsidRDefault="000763D1" w:rsidP="000763D1">
      <w:pPr>
        <w:bidi w:val="0"/>
        <w:spacing w:line="240" w:lineRule="auto"/>
        <w:rPr>
          <w:rFonts w:ascii="Garamond" w:eastAsia="Times New Roman" w:hAnsi="Garamond" w:cs="Times New Roman"/>
          <w:b/>
          <w:color w:val="000000"/>
          <w:sz w:val="28"/>
          <w:szCs w:val="28"/>
        </w:rPr>
      </w:pPr>
    </w:p>
    <w:p w14:paraId="0AFB266B" w14:textId="4919367B" w:rsidR="008B770C" w:rsidRPr="008B770C" w:rsidRDefault="003B3017" w:rsidP="008B770C">
      <w:pPr>
        <w:pStyle w:val="ae"/>
        <w:numPr>
          <w:ilvl w:val="1"/>
          <w:numId w:val="1"/>
        </w:numPr>
        <w:bidi w:val="0"/>
        <w:spacing w:line="240" w:lineRule="auto"/>
        <w:rPr>
          <w:rFonts w:ascii="Garamond" w:eastAsia="Times New Roman" w:hAnsi="Garamond" w:cs="Times New Roman"/>
          <w:b/>
          <w:color w:val="000000"/>
          <w:sz w:val="28"/>
          <w:szCs w:val="28"/>
        </w:rPr>
      </w:pPr>
      <w:bookmarkStart w:id="10" w:name="_Ref204336420"/>
      <w:r w:rsidRPr="008B770C">
        <w:rPr>
          <w:rFonts w:ascii="Garamond" w:eastAsia="Times New Roman" w:hAnsi="Garamond" w:cs="Times New Roman"/>
          <w:b/>
          <w:bCs/>
          <w:color w:val="000000"/>
          <w:sz w:val="28"/>
          <w:szCs w:val="28"/>
        </w:rPr>
        <w:t>R² Score</w:t>
      </w:r>
      <w:bookmarkEnd w:id="10"/>
    </w:p>
    <w:p w14:paraId="7CF8F00D" w14:textId="43F845B7" w:rsidR="003B3017" w:rsidRPr="003B3017" w:rsidRDefault="003B3017" w:rsidP="003B3017">
      <w:pPr>
        <w:bidi w:val="0"/>
        <w:spacing w:line="240" w:lineRule="auto"/>
        <w:rPr>
          <w:rFonts w:ascii="Garamond" w:eastAsia="Times New Roman" w:hAnsi="Garamond" w:cs="Times New Roman"/>
          <w:bCs/>
          <w:color w:val="000000"/>
          <w:sz w:val="24"/>
          <w:szCs w:val="24"/>
        </w:rPr>
      </w:pPr>
      <w:r w:rsidRPr="003B3017">
        <w:rPr>
          <w:rFonts w:ascii="Garamond" w:eastAsia="Times New Roman" w:hAnsi="Garamond" w:cs="Times New Roman"/>
          <w:bCs/>
          <w:color w:val="000000"/>
          <w:sz w:val="24"/>
          <w:szCs w:val="24"/>
        </w:rPr>
        <w:t>In this project, we used the R² score to measure how well our model predicts property prices. R² is a common metric for regression models. It tells us how much of the variation in the target (selling price) can be explained by the input features (like area, rooms, and location).</w:t>
      </w:r>
    </w:p>
    <w:p w14:paraId="751E2A7D" w14:textId="77777777" w:rsidR="003B3017" w:rsidRPr="003B3017" w:rsidRDefault="003B3017" w:rsidP="003B3017">
      <w:pPr>
        <w:numPr>
          <w:ilvl w:val="0"/>
          <w:numId w:val="34"/>
        </w:numPr>
        <w:bidi w:val="0"/>
        <w:spacing w:line="240" w:lineRule="auto"/>
        <w:rPr>
          <w:rFonts w:ascii="Garamond" w:eastAsia="Times New Roman" w:hAnsi="Garamond" w:cs="Times New Roman"/>
          <w:bCs/>
          <w:color w:val="000000"/>
          <w:sz w:val="24"/>
          <w:szCs w:val="24"/>
        </w:rPr>
      </w:pPr>
      <w:r w:rsidRPr="003B3017">
        <w:rPr>
          <w:rFonts w:ascii="Garamond" w:eastAsia="Times New Roman" w:hAnsi="Garamond" w:cs="Times New Roman"/>
          <w:bCs/>
          <w:color w:val="000000"/>
          <w:sz w:val="24"/>
          <w:szCs w:val="24"/>
        </w:rPr>
        <w:t>An R² of 1 means perfect prediction.</w:t>
      </w:r>
    </w:p>
    <w:p w14:paraId="58F2ECC1" w14:textId="77777777" w:rsidR="00187A83" w:rsidRPr="00187A83" w:rsidRDefault="003B3017" w:rsidP="003B3017">
      <w:pPr>
        <w:numPr>
          <w:ilvl w:val="0"/>
          <w:numId w:val="34"/>
        </w:numPr>
        <w:bidi w:val="0"/>
        <w:spacing w:line="240" w:lineRule="auto"/>
        <w:rPr>
          <w:rFonts w:ascii="Garamond" w:eastAsia="Times New Roman" w:hAnsi="Garamond" w:cs="Times New Roman"/>
          <w:bCs/>
          <w:color w:val="000000"/>
          <w:sz w:val="24"/>
          <w:szCs w:val="24"/>
        </w:rPr>
      </w:pPr>
      <w:r w:rsidRPr="003B3017">
        <w:rPr>
          <w:rFonts w:ascii="Garamond" w:eastAsia="Times New Roman" w:hAnsi="Garamond" w:cs="Times New Roman"/>
          <w:bCs/>
          <w:color w:val="000000"/>
          <w:sz w:val="24"/>
          <w:szCs w:val="24"/>
        </w:rPr>
        <w:t>An R² of 0 means the model is no better than just guessing the average.</w:t>
      </w:r>
    </w:p>
    <w:p w14:paraId="215102B6" w14:textId="39E673BD" w:rsidR="003B3017" w:rsidRPr="003B3017" w:rsidRDefault="003B3017" w:rsidP="00187A83">
      <w:pPr>
        <w:bidi w:val="0"/>
        <w:spacing w:line="240" w:lineRule="auto"/>
        <w:ind w:left="360"/>
        <w:rPr>
          <w:rFonts w:ascii="Garamond" w:eastAsia="Times New Roman" w:hAnsi="Garamond" w:cs="Times New Roman"/>
          <w:bCs/>
          <w:color w:val="000000"/>
          <w:sz w:val="24"/>
          <w:szCs w:val="24"/>
        </w:rPr>
      </w:pPr>
      <w:r w:rsidRPr="003B3017">
        <w:rPr>
          <w:rFonts w:ascii="Garamond" w:eastAsia="Times New Roman" w:hAnsi="Garamond" w:cs="Times New Roman"/>
          <w:bCs/>
          <w:color w:val="000000"/>
          <w:sz w:val="24"/>
          <w:szCs w:val="24"/>
        </w:rPr>
        <w:t>This makes R² a reliable way to evaluate the performance of price prediction models like ours.</w:t>
      </w:r>
    </w:p>
    <w:p w14:paraId="16072D33" w14:textId="77777777" w:rsidR="003B3017" w:rsidRDefault="003B3017" w:rsidP="003B3017">
      <w:pPr>
        <w:bidi w:val="0"/>
        <w:spacing w:line="240" w:lineRule="auto"/>
        <w:rPr>
          <w:rFonts w:ascii="Garamond" w:eastAsia="Times New Roman" w:hAnsi="Garamond" w:cs="Times New Roman"/>
          <w:b/>
          <w:color w:val="000000"/>
          <w:sz w:val="28"/>
          <w:szCs w:val="28"/>
        </w:rPr>
      </w:pPr>
    </w:p>
    <w:p w14:paraId="014D2882" w14:textId="77777777" w:rsidR="00E774DD" w:rsidRDefault="00E774DD" w:rsidP="00E774DD">
      <w:pPr>
        <w:bidi w:val="0"/>
        <w:spacing w:line="240" w:lineRule="auto"/>
        <w:rPr>
          <w:rFonts w:ascii="Garamond" w:eastAsia="Times New Roman" w:hAnsi="Garamond" w:cs="Times New Roman"/>
          <w:b/>
          <w:color w:val="000000"/>
          <w:sz w:val="28"/>
          <w:szCs w:val="28"/>
        </w:rPr>
      </w:pPr>
    </w:p>
    <w:p w14:paraId="3E026DA1" w14:textId="77777777" w:rsidR="00187A83" w:rsidRDefault="00187A83" w:rsidP="00187A83">
      <w:pPr>
        <w:bidi w:val="0"/>
        <w:spacing w:line="240" w:lineRule="auto"/>
        <w:rPr>
          <w:rFonts w:ascii="Garamond" w:eastAsia="Times New Roman" w:hAnsi="Garamond" w:cs="Times New Roman"/>
          <w:b/>
          <w:color w:val="000000"/>
          <w:sz w:val="28"/>
          <w:szCs w:val="28"/>
        </w:rPr>
      </w:pPr>
    </w:p>
    <w:p w14:paraId="6BB1D5E9" w14:textId="77777777" w:rsidR="00DE21CD" w:rsidRDefault="00DE21CD" w:rsidP="00DE21CD">
      <w:pPr>
        <w:bidi w:val="0"/>
        <w:spacing w:line="240" w:lineRule="auto"/>
        <w:rPr>
          <w:rFonts w:ascii="Garamond" w:eastAsia="Times New Roman" w:hAnsi="Garamond" w:cs="Times New Roman"/>
          <w:b/>
          <w:color w:val="000000"/>
          <w:sz w:val="28"/>
          <w:szCs w:val="28"/>
        </w:rPr>
      </w:pPr>
    </w:p>
    <w:p w14:paraId="59417776" w14:textId="77777777" w:rsidR="00DE21CD" w:rsidRDefault="00DE21CD" w:rsidP="00DE21CD">
      <w:pPr>
        <w:bidi w:val="0"/>
        <w:spacing w:line="240" w:lineRule="auto"/>
        <w:rPr>
          <w:rFonts w:ascii="Garamond" w:eastAsia="Times New Roman" w:hAnsi="Garamond" w:cs="Times New Roman"/>
          <w:b/>
          <w:color w:val="000000"/>
          <w:sz w:val="28"/>
          <w:szCs w:val="28"/>
        </w:rPr>
      </w:pPr>
    </w:p>
    <w:p w14:paraId="317F939B" w14:textId="77777777" w:rsidR="00DE21CD" w:rsidRDefault="00DE21CD" w:rsidP="00DE21CD">
      <w:pPr>
        <w:bidi w:val="0"/>
        <w:spacing w:line="240" w:lineRule="auto"/>
        <w:rPr>
          <w:rFonts w:ascii="Garamond" w:eastAsia="Times New Roman" w:hAnsi="Garamond" w:cs="Times New Roman"/>
          <w:b/>
          <w:color w:val="000000"/>
          <w:sz w:val="28"/>
          <w:szCs w:val="28"/>
        </w:rPr>
      </w:pPr>
    </w:p>
    <w:p w14:paraId="0A13E6C9" w14:textId="77777777" w:rsidR="00DE21CD" w:rsidRDefault="00DE21CD" w:rsidP="00DE21CD">
      <w:pPr>
        <w:bidi w:val="0"/>
        <w:spacing w:line="240" w:lineRule="auto"/>
        <w:rPr>
          <w:rFonts w:ascii="Garamond" w:eastAsia="Times New Roman" w:hAnsi="Garamond" w:cs="Times New Roman"/>
          <w:b/>
          <w:color w:val="000000"/>
          <w:sz w:val="28"/>
          <w:szCs w:val="28"/>
        </w:rPr>
      </w:pPr>
    </w:p>
    <w:p w14:paraId="52055189" w14:textId="77777777" w:rsidR="00187A83" w:rsidRPr="007C4884" w:rsidRDefault="00187A83" w:rsidP="00187A83">
      <w:pPr>
        <w:bidi w:val="0"/>
        <w:spacing w:line="240" w:lineRule="auto"/>
        <w:rPr>
          <w:rFonts w:ascii="Garamond" w:eastAsia="Times New Roman" w:hAnsi="Garamond" w:cs="Times New Roman"/>
          <w:b/>
          <w:color w:val="000000"/>
          <w:sz w:val="28"/>
          <w:szCs w:val="28"/>
        </w:rPr>
      </w:pPr>
    </w:p>
    <w:p w14:paraId="18F5BDF4" w14:textId="6B5EB947" w:rsidR="008B770C" w:rsidRPr="008B770C" w:rsidRDefault="00CA1420" w:rsidP="000F68C1">
      <w:pPr>
        <w:pStyle w:val="ae"/>
        <w:numPr>
          <w:ilvl w:val="0"/>
          <w:numId w:val="1"/>
        </w:numPr>
        <w:bidi w:val="0"/>
        <w:jc w:val="center"/>
        <w:rPr>
          <w:rFonts w:ascii="Garamond" w:hAnsi="Garamond"/>
          <w:b/>
          <w:bCs/>
          <w:sz w:val="32"/>
          <w:szCs w:val="32"/>
        </w:rPr>
      </w:pPr>
      <w:bookmarkStart w:id="11" w:name="s3"/>
      <w:r w:rsidRPr="008B770C">
        <w:rPr>
          <w:rFonts w:ascii="Garamond" w:hAnsi="Garamond"/>
          <w:b/>
          <w:bCs/>
          <w:sz w:val="32"/>
          <w:szCs w:val="32"/>
        </w:rPr>
        <w:t>The project</w:t>
      </w:r>
      <w:bookmarkEnd w:id="11"/>
    </w:p>
    <w:p w14:paraId="5FB3BAEF" w14:textId="6771A7A5" w:rsidR="000F68C1" w:rsidRPr="000F68C1" w:rsidRDefault="00CA1420" w:rsidP="000F68C1">
      <w:pPr>
        <w:pStyle w:val="ae"/>
        <w:numPr>
          <w:ilvl w:val="1"/>
          <w:numId w:val="1"/>
        </w:numPr>
        <w:bidi w:val="0"/>
        <w:spacing w:after="0" w:line="240" w:lineRule="auto"/>
        <w:rPr>
          <w:rFonts w:ascii="Garamond" w:hAnsi="Garamond"/>
          <w:b/>
          <w:bCs/>
          <w:sz w:val="28"/>
          <w:szCs w:val="28"/>
        </w:rPr>
      </w:pPr>
      <w:bookmarkStart w:id="12" w:name="_Ref204336438"/>
      <w:r w:rsidRPr="000F68C1">
        <w:rPr>
          <w:rFonts w:ascii="Garamond" w:hAnsi="Garamond"/>
          <w:b/>
          <w:bCs/>
          <w:sz w:val="28"/>
          <w:szCs w:val="28"/>
        </w:rPr>
        <w:t>Website</w:t>
      </w:r>
      <w:bookmarkEnd w:id="12"/>
    </w:p>
    <w:p w14:paraId="56758CBE" w14:textId="77777777" w:rsidR="00CA1420" w:rsidRPr="00CA1420" w:rsidRDefault="00CA1420" w:rsidP="00CA1420">
      <w:pPr>
        <w:bidi w:val="0"/>
        <w:spacing w:after="0" w:line="240" w:lineRule="auto"/>
        <w:rPr>
          <w:rFonts w:ascii="Garamond" w:hAnsi="Garamond"/>
          <w:b/>
          <w:bCs/>
          <w:sz w:val="28"/>
          <w:szCs w:val="28"/>
        </w:rPr>
      </w:pPr>
    </w:p>
    <w:p w14:paraId="186F2115" w14:textId="77777777" w:rsidR="00CA1420" w:rsidRPr="00187A83" w:rsidRDefault="00CA1420" w:rsidP="00CA1420">
      <w:pPr>
        <w:bidi w:val="0"/>
        <w:spacing w:after="0" w:line="240" w:lineRule="auto"/>
        <w:rPr>
          <w:rFonts w:ascii="Garamond" w:hAnsi="Garamond"/>
          <w:sz w:val="24"/>
          <w:szCs w:val="24"/>
        </w:rPr>
      </w:pPr>
      <w:r w:rsidRPr="00187A83">
        <w:rPr>
          <w:rFonts w:ascii="Garamond" w:hAnsi="Garamond"/>
          <w:sz w:val="24"/>
          <w:szCs w:val="24"/>
        </w:rPr>
        <w:t>To ensure easy and broad access to our real estate price estimation model, we developed a modular web-based platform that enables both scalability and ease of use. The website was built using the React framework for the client-side interface and the Flask framework for the backend, allowing seamless integration with the trained machine learning model.</w:t>
      </w:r>
    </w:p>
    <w:p w14:paraId="7A54E875" w14:textId="77777777" w:rsidR="00CA1420" w:rsidRPr="00187A83" w:rsidRDefault="00CA1420" w:rsidP="00CA1420">
      <w:pPr>
        <w:bidi w:val="0"/>
        <w:spacing w:after="0" w:line="240" w:lineRule="auto"/>
        <w:rPr>
          <w:rFonts w:ascii="Garamond" w:hAnsi="Garamond"/>
          <w:sz w:val="24"/>
          <w:szCs w:val="24"/>
        </w:rPr>
      </w:pPr>
      <w:r w:rsidRPr="00187A83">
        <w:rPr>
          <w:rFonts w:ascii="Garamond" w:hAnsi="Garamond"/>
          <w:sz w:val="24"/>
          <w:szCs w:val="24"/>
        </w:rPr>
        <w:t>The platform allows users to:</w:t>
      </w:r>
    </w:p>
    <w:p w14:paraId="2666DBCC" w14:textId="060C4938" w:rsidR="00CA1420" w:rsidRPr="00187A83" w:rsidRDefault="00CA1420" w:rsidP="00507EDA">
      <w:pPr>
        <w:numPr>
          <w:ilvl w:val="0"/>
          <w:numId w:val="3"/>
        </w:numPr>
        <w:bidi w:val="0"/>
        <w:spacing w:after="0" w:line="240" w:lineRule="auto"/>
        <w:rPr>
          <w:rFonts w:ascii="Garamond" w:hAnsi="Garamond"/>
          <w:sz w:val="24"/>
          <w:szCs w:val="24"/>
        </w:rPr>
      </w:pPr>
      <w:r w:rsidRPr="00187A83">
        <w:rPr>
          <w:rFonts w:ascii="Garamond" w:hAnsi="Garamond"/>
          <w:sz w:val="24"/>
          <w:szCs w:val="24"/>
        </w:rPr>
        <w:t>Enter property details</w:t>
      </w:r>
      <w:r w:rsidR="00F8343B" w:rsidRPr="00187A83">
        <w:rPr>
          <w:rFonts w:ascii="Garamond" w:hAnsi="Garamond"/>
          <w:sz w:val="24"/>
          <w:szCs w:val="24"/>
        </w:rPr>
        <w:t>.</w:t>
      </w:r>
    </w:p>
    <w:p w14:paraId="530AEE5C" w14:textId="77777777" w:rsidR="00CA1420" w:rsidRPr="00187A83" w:rsidRDefault="00CA1420" w:rsidP="00507EDA">
      <w:pPr>
        <w:numPr>
          <w:ilvl w:val="0"/>
          <w:numId w:val="3"/>
        </w:numPr>
        <w:bidi w:val="0"/>
        <w:spacing w:after="0" w:line="240" w:lineRule="auto"/>
        <w:rPr>
          <w:rFonts w:ascii="Garamond" w:hAnsi="Garamond"/>
          <w:sz w:val="24"/>
          <w:szCs w:val="24"/>
        </w:rPr>
      </w:pPr>
      <w:r w:rsidRPr="00187A83">
        <w:rPr>
          <w:rFonts w:ascii="Garamond" w:hAnsi="Garamond"/>
          <w:sz w:val="24"/>
          <w:szCs w:val="24"/>
        </w:rPr>
        <w:t>Instantly receive an estimated market price.</w:t>
      </w:r>
    </w:p>
    <w:p w14:paraId="1B389A3E" w14:textId="6661BF15" w:rsidR="00CA1420" w:rsidRPr="00187A83" w:rsidRDefault="00CA1420" w:rsidP="00CA1420">
      <w:pPr>
        <w:bidi w:val="0"/>
        <w:spacing w:after="0" w:line="240" w:lineRule="auto"/>
        <w:rPr>
          <w:rFonts w:ascii="Garamond" w:hAnsi="Garamond"/>
          <w:sz w:val="24"/>
          <w:szCs w:val="24"/>
        </w:rPr>
      </w:pPr>
      <w:r w:rsidRPr="00187A83">
        <w:rPr>
          <w:rFonts w:ascii="Garamond" w:hAnsi="Garamond"/>
          <w:sz w:val="24"/>
          <w:szCs w:val="24"/>
        </w:rPr>
        <w:t>This design offers a user-friendly experience for buyers, sellers, and real estate professionals, ensuring accurate and transparent pricing without relying solely on manual appraisals.</w:t>
      </w:r>
    </w:p>
    <w:p w14:paraId="60CEE1A1" w14:textId="77777777" w:rsidR="00CA1420" w:rsidRDefault="00CA1420" w:rsidP="00CA1420">
      <w:pPr>
        <w:bidi w:val="0"/>
        <w:spacing w:after="0" w:line="240" w:lineRule="auto"/>
        <w:rPr>
          <w:rFonts w:ascii="Garamond" w:hAnsi="Garamond"/>
          <w:sz w:val="28"/>
          <w:szCs w:val="28"/>
        </w:rPr>
      </w:pPr>
    </w:p>
    <w:p w14:paraId="101EFCF5" w14:textId="77777777" w:rsidR="00CA1420" w:rsidRPr="00CA1420" w:rsidRDefault="00CA1420" w:rsidP="00CA1420">
      <w:pPr>
        <w:bidi w:val="0"/>
        <w:spacing w:after="0" w:line="240" w:lineRule="auto"/>
        <w:rPr>
          <w:rFonts w:ascii="Garamond" w:hAnsi="Garamond"/>
          <w:sz w:val="28"/>
          <w:szCs w:val="28"/>
        </w:rPr>
      </w:pPr>
    </w:p>
    <w:p w14:paraId="4954C059" w14:textId="4EE0C2FD" w:rsidR="000F68C1" w:rsidRPr="000F68C1" w:rsidRDefault="00CA1420" w:rsidP="000F68C1">
      <w:pPr>
        <w:pStyle w:val="ae"/>
        <w:numPr>
          <w:ilvl w:val="2"/>
          <w:numId w:val="1"/>
        </w:numPr>
        <w:bidi w:val="0"/>
        <w:rPr>
          <w:rFonts w:ascii="Garamond" w:hAnsi="Garamond"/>
          <w:b/>
          <w:bCs/>
          <w:sz w:val="24"/>
          <w:szCs w:val="24"/>
        </w:rPr>
      </w:pPr>
      <w:bookmarkStart w:id="13" w:name="_Ref204336446"/>
      <w:bookmarkStart w:id="14" w:name="s3_1_1"/>
      <w:r w:rsidRPr="000F68C1">
        <w:rPr>
          <w:rFonts w:ascii="Garamond" w:hAnsi="Garamond"/>
          <w:b/>
          <w:bCs/>
          <w:sz w:val="24"/>
          <w:szCs w:val="24"/>
        </w:rPr>
        <w:t>Activity diagram</w:t>
      </w:r>
      <w:bookmarkEnd w:id="13"/>
    </w:p>
    <w:bookmarkEnd w:id="14"/>
    <w:p w14:paraId="2572F2CC" w14:textId="77777777" w:rsidR="00CA1420" w:rsidRDefault="00CA1420" w:rsidP="00CA1420">
      <w:pPr>
        <w:bidi w:val="0"/>
        <w:spacing w:after="0" w:line="240" w:lineRule="auto"/>
        <w:rPr>
          <w:rFonts w:ascii="Garamond" w:hAnsi="Garamond"/>
          <w:b/>
          <w:bCs/>
          <w:sz w:val="28"/>
          <w:szCs w:val="28"/>
        </w:rPr>
      </w:pPr>
    </w:p>
    <w:p w14:paraId="51940769" w14:textId="0C1B554A" w:rsidR="00507EDA" w:rsidDel="00507EDA" w:rsidRDefault="00A7545E" w:rsidP="00507EDA">
      <w:pPr>
        <w:bidi w:val="0"/>
        <w:spacing w:after="0" w:line="240" w:lineRule="auto"/>
        <w:rPr>
          <w:del w:id="15" w:author="אסעד סג'ים" w:date="2025-07-06T11:56:00Z" w16du:dateUtc="2025-07-06T08:56:00Z"/>
          <w:rFonts w:ascii="Garamond" w:eastAsia="Times New Roman" w:hAnsi="Garamond" w:cs="Times New Roman"/>
          <w:sz w:val="24"/>
          <w:szCs w:val="24"/>
          <w:rtl/>
        </w:rPr>
      </w:pPr>
      <w:r w:rsidRPr="00A7545E">
        <w:rPr>
          <w:rFonts w:ascii="Garamond" w:eastAsia="Times New Roman" w:hAnsi="Garamond" w:cs="Times New Roman"/>
          <w:noProof/>
        </w:rPr>
        <w:drawing>
          <wp:inline distT="0" distB="0" distL="0" distR="0" wp14:anchorId="667658FA" wp14:editId="2E3A42A4">
            <wp:extent cx="5274310" cy="4439920"/>
            <wp:effectExtent l="0" t="0" r="2540" b="0"/>
            <wp:docPr id="12136315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4439920"/>
                    </a:xfrm>
                    <a:prstGeom prst="rect">
                      <a:avLst/>
                    </a:prstGeom>
                    <a:noFill/>
                    <a:ln>
                      <a:noFill/>
                    </a:ln>
                  </pic:spPr>
                </pic:pic>
              </a:graphicData>
            </a:graphic>
          </wp:inline>
        </w:drawing>
      </w:r>
    </w:p>
    <w:p w14:paraId="5DE6B1E5" w14:textId="192FE77B" w:rsidR="00507EDA" w:rsidRDefault="00534572" w:rsidP="009B4E4A">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w:t>
      </w:r>
      <w:r w:rsidR="00507EDA" w:rsidRPr="007C4884">
        <w:rPr>
          <w:rFonts w:ascii="Garamond" w:eastAsia="Times New Roman" w:hAnsi="Garamond" w:cs="Times New Roman"/>
          <w:sz w:val="24"/>
          <w:szCs w:val="24"/>
        </w:rPr>
        <w:t xml:space="preserve"> </w:t>
      </w:r>
      <w:r w:rsidR="00DE21CD">
        <w:rPr>
          <w:rFonts w:ascii="Garamond" w:eastAsia="Times New Roman" w:hAnsi="Garamond" w:cs="Times New Roman"/>
          <w:sz w:val="24"/>
          <w:szCs w:val="24"/>
        </w:rPr>
        <w:t>3</w:t>
      </w:r>
      <w:r w:rsidR="00507EDA" w:rsidRPr="007C4884">
        <w:rPr>
          <w:rFonts w:ascii="Garamond" w:eastAsia="Times New Roman" w:hAnsi="Garamond" w:cs="Times New Roman"/>
          <w:sz w:val="24"/>
          <w:szCs w:val="24"/>
        </w:rPr>
        <w:t>:</w:t>
      </w:r>
      <w:r w:rsidR="00507EDA">
        <w:rPr>
          <w:rFonts w:ascii="Garamond" w:eastAsia="Times New Roman" w:hAnsi="Garamond" w:cs="Times New Roman"/>
          <w:sz w:val="24"/>
          <w:szCs w:val="24"/>
        </w:rPr>
        <w:t xml:space="preserve"> Activity Diagram</w:t>
      </w:r>
    </w:p>
    <w:p w14:paraId="474811A0" w14:textId="77777777" w:rsidR="00507EDA" w:rsidRDefault="00507EDA" w:rsidP="00CA1420">
      <w:pPr>
        <w:bidi w:val="0"/>
        <w:spacing w:after="0" w:line="240" w:lineRule="auto"/>
        <w:rPr>
          <w:rFonts w:ascii="Garamond" w:eastAsia="Times New Roman" w:hAnsi="Garamond" w:cs="Times New Roman"/>
          <w:sz w:val="24"/>
          <w:szCs w:val="24"/>
        </w:rPr>
      </w:pPr>
    </w:p>
    <w:p w14:paraId="4188080A" w14:textId="77777777" w:rsidR="00232691" w:rsidRPr="00232691" w:rsidRDefault="00232691" w:rsidP="00232691">
      <w:pPr>
        <w:bidi w:val="0"/>
        <w:ind w:right="-144"/>
        <w:rPr>
          <w:rFonts w:ascii="Garamond" w:hAnsi="Garamond" w:cstheme="minorBidi"/>
          <w:sz w:val="24"/>
          <w:szCs w:val="24"/>
        </w:rPr>
      </w:pPr>
      <w:bookmarkStart w:id="16" w:name="s3_1_3"/>
      <w:bookmarkStart w:id="17" w:name="s3_1_2"/>
      <w:r w:rsidRPr="00232691">
        <w:rPr>
          <w:rFonts w:ascii="Garamond" w:hAnsi="Garamond" w:cstheme="minorBidi"/>
          <w:sz w:val="24"/>
          <w:szCs w:val="24"/>
        </w:rPr>
        <w:lastRenderedPageBreak/>
        <w:t>The activity diagram below illustrates the process of property price estimation in our system. The user begins by clicking on the "Get Started" button. This action leads them to enter the necessary property details. The Web UI then validates the details to ensure they are complete and correct</w:t>
      </w:r>
      <w:r w:rsidRPr="00232691">
        <w:rPr>
          <w:rFonts w:ascii="Garamond" w:hAnsi="Garamond" w:cs="Arial"/>
          <w:sz w:val="24"/>
          <w:szCs w:val="24"/>
          <w:rtl/>
        </w:rPr>
        <w:t>.</w:t>
      </w:r>
    </w:p>
    <w:p w14:paraId="1AA93E54" w14:textId="77777777" w:rsidR="00232691" w:rsidRPr="00232691" w:rsidRDefault="00232691" w:rsidP="00232691">
      <w:pPr>
        <w:bidi w:val="0"/>
        <w:ind w:right="-144"/>
        <w:rPr>
          <w:rFonts w:ascii="Garamond" w:hAnsi="Garamond" w:cstheme="minorBidi"/>
          <w:sz w:val="24"/>
          <w:szCs w:val="24"/>
        </w:rPr>
      </w:pPr>
      <w:r w:rsidRPr="00232691">
        <w:rPr>
          <w:rFonts w:ascii="Garamond" w:hAnsi="Garamond" w:cstheme="minorBidi"/>
          <w:sz w:val="24"/>
          <w:szCs w:val="24"/>
        </w:rPr>
        <w:t>If the details are incomplete or incorrect, the system displays error messages, prompting the user to make corrections</w:t>
      </w:r>
      <w:r w:rsidRPr="00232691">
        <w:rPr>
          <w:rFonts w:ascii="Garamond" w:hAnsi="Garamond" w:cs="Arial"/>
          <w:sz w:val="24"/>
          <w:szCs w:val="24"/>
          <w:rtl/>
        </w:rPr>
        <w:t>.</w:t>
      </w:r>
    </w:p>
    <w:p w14:paraId="69C8ED10" w14:textId="77777777" w:rsidR="00232691" w:rsidRPr="00232691" w:rsidRDefault="00232691" w:rsidP="00232691">
      <w:pPr>
        <w:bidi w:val="0"/>
        <w:ind w:right="-144"/>
        <w:rPr>
          <w:rFonts w:ascii="Garamond" w:hAnsi="Garamond" w:cstheme="minorBidi"/>
          <w:sz w:val="24"/>
          <w:szCs w:val="24"/>
        </w:rPr>
      </w:pPr>
      <w:r w:rsidRPr="00232691">
        <w:rPr>
          <w:rFonts w:ascii="Garamond" w:hAnsi="Garamond" w:cstheme="minorBidi"/>
          <w:sz w:val="24"/>
          <w:szCs w:val="24"/>
        </w:rPr>
        <w:t>If the details are accurate, the Web UI forwards the property information to the backend, where the random forest machine learning model processes the input data</w:t>
      </w:r>
      <w:r w:rsidRPr="00232691">
        <w:rPr>
          <w:rFonts w:ascii="Garamond" w:hAnsi="Garamond" w:cs="Arial"/>
          <w:sz w:val="24"/>
          <w:szCs w:val="24"/>
          <w:rtl/>
        </w:rPr>
        <w:t>.</w:t>
      </w:r>
    </w:p>
    <w:p w14:paraId="462BBA14" w14:textId="5C3B62C4" w:rsidR="00CA739F" w:rsidRPr="00232691" w:rsidRDefault="00232691" w:rsidP="00232691">
      <w:pPr>
        <w:bidi w:val="0"/>
        <w:ind w:right="-144"/>
        <w:rPr>
          <w:rFonts w:ascii="Garamond" w:hAnsi="Garamond" w:cstheme="minorBidi"/>
          <w:sz w:val="24"/>
          <w:szCs w:val="24"/>
        </w:rPr>
      </w:pPr>
      <w:r w:rsidRPr="00232691">
        <w:rPr>
          <w:rFonts w:ascii="Garamond" w:hAnsi="Garamond" w:cstheme="minorBidi"/>
          <w:sz w:val="24"/>
          <w:szCs w:val="24"/>
        </w:rPr>
        <w:t>The random forest model evaluates the details and predicts the property's price. The predicted price range and the property details are displayed to the user through the Web UI. The user has the option to save it by downloading it to a local computer. Finally, the user can choose to estimate another property or exit the system.</w:t>
      </w:r>
    </w:p>
    <w:p w14:paraId="7949F6A6" w14:textId="77777777" w:rsidR="00232691" w:rsidRPr="00232691" w:rsidRDefault="00232691" w:rsidP="00232691">
      <w:pPr>
        <w:bidi w:val="0"/>
        <w:ind w:right="-144"/>
        <w:rPr>
          <w:rFonts w:ascii="Garamond" w:hAnsi="Garamond" w:cstheme="minorBidi"/>
          <w:sz w:val="24"/>
          <w:szCs w:val="24"/>
          <w:rtl/>
        </w:rPr>
      </w:pPr>
    </w:p>
    <w:p w14:paraId="496F41EF" w14:textId="2039E98B" w:rsidR="000F68C1" w:rsidRPr="000F68C1" w:rsidRDefault="00346AB7" w:rsidP="000F68C1">
      <w:pPr>
        <w:pStyle w:val="ae"/>
        <w:numPr>
          <w:ilvl w:val="1"/>
          <w:numId w:val="1"/>
        </w:numPr>
        <w:bidi w:val="0"/>
        <w:ind w:right="-144"/>
        <w:rPr>
          <w:rFonts w:ascii="Garamond" w:hAnsi="Garamond"/>
          <w:b/>
          <w:bCs/>
          <w:sz w:val="28"/>
          <w:szCs w:val="28"/>
        </w:rPr>
      </w:pPr>
      <w:bookmarkStart w:id="18" w:name="_Ref204336473"/>
      <w:r w:rsidRPr="000F68C1">
        <w:rPr>
          <w:rFonts w:ascii="Garamond" w:hAnsi="Garamond"/>
          <w:b/>
          <w:bCs/>
          <w:sz w:val="28"/>
          <w:szCs w:val="28"/>
        </w:rPr>
        <w:t>Price Estimation Using Machine Learning</w:t>
      </w:r>
      <w:bookmarkEnd w:id="18"/>
    </w:p>
    <w:p w14:paraId="12CC9A0E" w14:textId="77777777" w:rsidR="00346AB7" w:rsidRPr="00346AB7" w:rsidRDefault="00346AB7" w:rsidP="00346AB7">
      <w:pPr>
        <w:ind w:left="-144" w:right="-144"/>
        <w:jc w:val="right"/>
        <w:rPr>
          <w:rFonts w:ascii="Garamond" w:hAnsi="Garamond"/>
          <w:b/>
          <w:bCs/>
          <w:sz w:val="24"/>
          <w:szCs w:val="24"/>
        </w:rPr>
      </w:pPr>
    </w:p>
    <w:p w14:paraId="0FF92AD4" w14:textId="77777777" w:rsidR="00346AB7" w:rsidRPr="00346AB7" w:rsidRDefault="00346AB7" w:rsidP="00346AB7">
      <w:pPr>
        <w:ind w:left="-144" w:right="-144"/>
        <w:jc w:val="right"/>
        <w:rPr>
          <w:rFonts w:ascii="Garamond" w:hAnsi="Garamond"/>
          <w:sz w:val="24"/>
          <w:szCs w:val="24"/>
        </w:rPr>
      </w:pPr>
      <w:r w:rsidRPr="00346AB7">
        <w:rPr>
          <w:rFonts w:ascii="Garamond" w:hAnsi="Garamond"/>
          <w:sz w:val="24"/>
          <w:szCs w:val="24"/>
        </w:rPr>
        <w:t>Our project utilizes a Random Forest regression model to estimate property prices in the Israeli real estate market. This choice was made due to its strong accuracy, interpretability, and performance with structured data.</w:t>
      </w:r>
    </w:p>
    <w:p w14:paraId="64ECBD30" w14:textId="5286D42C" w:rsidR="00346AB7" w:rsidRDefault="00346AB7" w:rsidP="00346AB7">
      <w:pPr>
        <w:ind w:left="-144" w:right="-144"/>
        <w:jc w:val="right"/>
        <w:rPr>
          <w:rFonts w:ascii="Garamond" w:hAnsi="Garamond"/>
          <w:sz w:val="24"/>
          <w:szCs w:val="24"/>
        </w:rPr>
      </w:pPr>
      <w:r w:rsidRPr="00346AB7">
        <w:rPr>
          <w:rFonts w:ascii="Garamond" w:hAnsi="Garamond"/>
          <w:sz w:val="24"/>
          <w:szCs w:val="24"/>
        </w:rPr>
        <w:t xml:space="preserve">The model was trained using real-world transaction data obtained from the Israel Tax Authority, containing thousands of property records from various towns. </w:t>
      </w:r>
    </w:p>
    <w:p w14:paraId="75625C7A" w14:textId="7F6B4D71" w:rsidR="003F4FFD" w:rsidRPr="00D4112B" w:rsidRDefault="003F4FFD" w:rsidP="003F4FFD">
      <w:pPr>
        <w:ind w:left="-144" w:right="-144"/>
        <w:jc w:val="right"/>
        <w:rPr>
          <w:rFonts w:ascii="Garamond" w:hAnsi="Garamond"/>
          <w:sz w:val="24"/>
          <w:szCs w:val="24"/>
        </w:rPr>
      </w:pPr>
      <w:r w:rsidRPr="00D4112B">
        <w:rPr>
          <w:rFonts w:ascii="Garamond" w:hAnsi="Garamond"/>
          <w:sz w:val="24"/>
          <w:szCs w:val="24"/>
        </w:rPr>
        <w:t>We intentionally excluded additional user-provided features (e.g., parking, elevator, view, etc.) because they introduced noise into the model and reduced its prediction accuracy. By focusing only on reliable and consistently available data, we improved the model’s overall performance and reliability.</w:t>
      </w:r>
    </w:p>
    <w:bookmarkEnd w:id="16"/>
    <w:bookmarkEnd w:id="17"/>
    <w:p w14:paraId="0AD648FE" w14:textId="5E49DD3A" w:rsidR="006C63F5" w:rsidRDefault="00C2000E" w:rsidP="00985399">
      <w:pPr>
        <w:bidi w:val="0"/>
        <w:spacing w:after="0" w:line="240" w:lineRule="auto"/>
        <w:rPr>
          <w:rFonts w:ascii="Garamond" w:eastAsia="Times New Roman" w:hAnsi="Garamond" w:cs="Times New Roman"/>
          <w:b/>
          <w:bCs/>
          <w:sz w:val="24"/>
          <w:szCs w:val="24"/>
        </w:rPr>
      </w:pPr>
      <w:r>
        <w:rPr>
          <w:rFonts w:ascii="Garamond" w:eastAsia="Times New Roman" w:hAnsi="Garamond" w:cs="Times New Roman"/>
          <w:b/>
          <w:bCs/>
          <w:sz w:val="24"/>
          <w:szCs w:val="24"/>
        </w:rPr>
        <w:t xml:space="preserve">                               </w:t>
      </w:r>
    </w:p>
    <w:p w14:paraId="1B0A7C43" w14:textId="77777777" w:rsidR="00985399" w:rsidRPr="00985399" w:rsidRDefault="00985399" w:rsidP="00985399">
      <w:pPr>
        <w:bidi w:val="0"/>
        <w:spacing w:after="0" w:line="240" w:lineRule="auto"/>
        <w:rPr>
          <w:rFonts w:ascii="Garamond" w:eastAsia="Times New Roman" w:hAnsi="Garamond" w:cs="Times New Roman"/>
          <w:b/>
          <w:bCs/>
          <w:sz w:val="24"/>
          <w:szCs w:val="24"/>
        </w:rPr>
      </w:pPr>
    </w:p>
    <w:p w14:paraId="22DBB142" w14:textId="77777777" w:rsidR="00C2000E" w:rsidRDefault="00C2000E" w:rsidP="00C2000E">
      <w:pPr>
        <w:bidi w:val="0"/>
        <w:spacing w:after="0" w:line="240" w:lineRule="auto"/>
        <w:rPr>
          <w:rFonts w:ascii="Garamond" w:eastAsia="Times New Roman" w:hAnsi="Garamond" w:cs="Times New Roman"/>
          <w:sz w:val="24"/>
          <w:szCs w:val="24"/>
        </w:rPr>
      </w:pPr>
    </w:p>
    <w:p w14:paraId="5753085D" w14:textId="78236CC7" w:rsidR="000F68C1" w:rsidRPr="000F68C1" w:rsidRDefault="00FA0CEB" w:rsidP="000F68C1">
      <w:pPr>
        <w:pStyle w:val="ae"/>
        <w:numPr>
          <w:ilvl w:val="0"/>
          <w:numId w:val="1"/>
        </w:numPr>
        <w:bidi w:val="0"/>
        <w:spacing w:after="0" w:line="240" w:lineRule="auto"/>
        <w:jc w:val="center"/>
        <w:rPr>
          <w:rFonts w:ascii="Garamond" w:eastAsia="Times New Roman" w:hAnsi="Garamond" w:cs="Times New Roman"/>
          <w:b/>
          <w:bCs/>
          <w:sz w:val="28"/>
          <w:szCs w:val="28"/>
        </w:rPr>
      </w:pPr>
      <w:bookmarkStart w:id="19" w:name="_Ref204336479"/>
      <w:r w:rsidRPr="000F68C1">
        <w:rPr>
          <w:rFonts w:ascii="Garamond" w:eastAsia="Times New Roman" w:hAnsi="Garamond" w:cs="Times New Roman"/>
          <w:b/>
          <w:bCs/>
          <w:sz w:val="28"/>
          <w:szCs w:val="28"/>
        </w:rPr>
        <w:t>System Description</w:t>
      </w:r>
      <w:bookmarkEnd w:id="19"/>
    </w:p>
    <w:p w14:paraId="744E2571" w14:textId="1E927057" w:rsidR="003B0433" w:rsidRDefault="00FA0CEB" w:rsidP="003B0433">
      <w:pPr>
        <w:bidi w:val="0"/>
        <w:spacing w:before="240" w:after="240" w:line="240" w:lineRule="auto"/>
        <w:rPr>
          <w:rFonts w:ascii="Garamond" w:eastAsia="Times New Roman" w:hAnsi="Garamond" w:cs="Times New Roman"/>
          <w:sz w:val="24"/>
          <w:szCs w:val="24"/>
        </w:rPr>
      </w:pPr>
      <w:r w:rsidRPr="00FA0CEB">
        <w:rPr>
          <w:rFonts w:ascii="Garamond" w:eastAsia="Times New Roman" w:hAnsi="Garamond" w:cs="Times New Roman"/>
          <w:sz w:val="24"/>
          <w:szCs w:val="24"/>
        </w:rPr>
        <w:t xml:space="preserve">The proposed system is a web-based platform for estimating real estate prices in Israel. It is built on a modular architecture that includes a React-based frontend, a Python Flask backend, and a machine learning model trained using scikit-learn. Data is </w:t>
      </w:r>
      <w:r w:rsidR="00534572" w:rsidRPr="00FA0CEB">
        <w:rPr>
          <w:rFonts w:ascii="Garamond" w:eastAsia="Times New Roman" w:hAnsi="Garamond" w:cs="Times New Roman"/>
          <w:sz w:val="24"/>
          <w:szCs w:val="24"/>
        </w:rPr>
        <w:t>retrieved.</w:t>
      </w:r>
      <w:r w:rsidRPr="00FA0CEB">
        <w:rPr>
          <w:rFonts w:ascii="Garamond" w:eastAsia="Times New Roman" w:hAnsi="Garamond" w:cs="Times New Roman"/>
          <w:sz w:val="24"/>
          <w:szCs w:val="24"/>
        </w:rPr>
        <w:t xml:space="preserve"> </w:t>
      </w:r>
    </w:p>
    <w:p w14:paraId="5FEDB7EB" w14:textId="79DB6846" w:rsidR="000F68C1" w:rsidRPr="000F68C1" w:rsidRDefault="00FA0CEB" w:rsidP="000F68C1">
      <w:pPr>
        <w:pStyle w:val="ae"/>
        <w:numPr>
          <w:ilvl w:val="1"/>
          <w:numId w:val="1"/>
        </w:numPr>
        <w:bidi w:val="0"/>
        <w:spacing w:before="240" w:after="240" w:line="240" w:lineRule="auto"/>
        <w:rPr>
          <w:rFonts w:ascii="Garamond" w:eastAsia="Times New Roman" w:hAnsi="Garamond" w:cs="Times New Roman"/>
          <w:b/>
          <w:bCs/>
          <w:sz w:val="24"/>
          <w:szCs w:val="24"/>
        </w:rPr>
      </w:pPr>
      <w:bookmarkStart w:id="20" w:name="_Ref204336491"/>
      <w:r w:rsidRPr="000F68C1">
        <w:rPr>
          <w:rFonts w:ascii="Garamond" w:eastAsia="Times New Roman" w:hAnsi="Garamond" w:cs="Times New Roman"/>
          <w:b/>
          <w:bCs/>
          <w:sz w:val="24"/>
          <w:szCs w:val="24"/>
        </w:rPr>
        <w:t>System Architecture</w:t>
      </w:r>
      <w:bookmarkEnd w:id="20"/>
    </w:p>
    <w:p w14:paraId="7DD04F84" w14:textId="77777777" w:rsidR="00FA0CEB" w:rsidRPr="00FA0CEB" w:rsidRDefault="00FA0CEB" w:rsidP="00FA0CEB">
      <w:pPr>
        <w:bidi w:val="0"/>
        <w:spacing w:before="240" w:after="240" w:line="240" w:lineRule="auto"/>
        <w:rPr>
          <w:rFonts w:ascii="Garamond" w:eastAsia="Times New Roman" w:hAnsi="Garamond" w:cs="Times New Roman"/>
          <w:sz w:val="24"/>
          <w:szCs w:val="24"/>
        </w:rPr>
      </w:pPr>
      <w:r w:rsidRPr="00FA0CEB">
        <w:rPr>
          <w:rFonts w:ascii="Garamond" w:eastAsia="Times New Roman" w:hAnsi="Garamond" w:cs="Times New Roman"/>
          <w:sz w:val="24"/>
          <w:szCs w:val="24"/>
        </w:rPr>
        <w:t>The system is composed of three core components:</w:t>
      </w:r>
    </w:p>
    <w:p w14:paraId="401FD177" w14:textId="77777777" w:rsidR="00ED7D73" w:rsidRDefault="00FA0CEB" w:rsidP="00ED7D73">
      <w:pPr>
        <w:bidi w:val="0"/>
        <w:spacing w:before="240" w:after="240" w:line="240" w:lineRule="auto"/>
        <w:rPr>
          <w:rFonts w:ascii="Garamond" w:eastAsia="Times New Roman" w:hAnsi="Garamond" w:cs="Times New Roman"/>
          <w:b/>
          <w:bCs/>
          <w:sz w:val="24"/>
          <w:szCs w:val="24"/>
        </w:rPr>
      </w:pPr>
      <w:r w:rsidRPr="00FA0CEB">
        <w:rPr>
          <w:rFonts w:ascii="Garamond" w:eastAsia="Times New Roman" w:hAnsi="Garamond" w:cs="Times New Roman"/>
          <w:b/>
          <w:bCs/>
          <w:sz w:val="24"/>
          <w:szCs w:val="24"/>
        </w:rPr>
        <w:t>Frontend (Client-Side)</w:t>
      </w:r>
      <w:r w:rsidRPr="00FA0CEB">
        <w:rPr>
          <w:rFonts w:ascii="Garamond" w:eastAsia="Times New Roman" w:hAnsi="Garamond" w:cs="Times New Roman"/>
          <w:sz w:val="24"/>
          <w:szCs w:val="24"/>
        </w:rPr>
        <w:t xml:space="preserve">: </w:t>
      </w:r>
      <w:r w:rsidR="00ED7D73" w:rsidRPr="00ED7D73">
        <w:rPr>
          <w:rFonts w:ascii="Garamond" w:eastAsia="Times New Roman" w:hAnsi="Garamond" w:cs="Times New Roman"/>
          <w:sz w:val="24"/>
          <w:szCs w:val="24"/>
        </w:rPr>
        <w:t>Developed using React.js, the frontend provides a responsive and intuitive user interface. It handles form interactions, displays the results, and communicates with the backend using HTTP requests.</w:t>
      </w:r>
    </w:p>
    <w:p w14:paraId="58B49208" w14:textId="5E429679" w:rsidR="00FA0CEB" w:rsidRPr="00FA0CEB" w:rsidRDefault="00FA0CEB" w:rsidP="00665CC3">
      <w:pPr>
        <w:bidi w:val="0"/>
        <w:spacing w:before="240" w:after="240" w:line="240" w:lineRule="auto"/>
        <w:rPr>
          <w:rFonts w:ascii="Garamond" w:eastAsia="Times New Roman" w:hAnsi="Garamond" w:cs="Times New Roman"/>
          <w:sz w:val="24"/>
          <w:szCs w:val="24"/>
        </w:rPr>
      </w:pPr>
      <w:r w:rsidRPr="00FA0CEB">
        <w:rPr>
          <w:rFonts w:ascii="Garamond" w:eastAsia="Times New Roman" w:hAnsi="Garamond" w:cs="Times New Roman"/>
          <w:b/>
          <w:bCs/>
          <w:sz w:val="24"/>
          <w:szCs w:val="24"/>
        </w:rPr>
        <w:lastRenderedPageBreak/>
        <w:t>Backend (Server-Side)</w:t>
      </w:r>
      <w:r w:rsidRPr="00FA0CEB">
        <w:rPr>
          <w:rFonts w:ascii="Garamond" w:eastAsia="Times New Roman" w:hAnsi="Garamond" w:cs="Times New Roman"/>
          <w:sz w:val="24"/>
          <w:szCs w:val="24"/>
        </w:rPr>
        <w:t xml:space="preserve">: </w:t>
      </w:r>
      <w:r w:rsidR="00665CC3">
        <w:rPr>
          <w:rFonts w:ascii="Garamond" w:eastAsia="Times New Roman" w:hAnsi="Garamond" w:cs="Times New Roman"/>
          <w:sz w:val="24"/>
          <w:szCs w:val="24"/>
        </w:rPr>
        <w:t>I</w:t>
      </w:r>
      <w:r w:rsidR="00665CC3" w:rsidRPr="00665CC3">
        <w:rPr>
          <w:rFonts w:ascii="Garamond" w:eastAsia="Times New Roman" w:hAnsi="Garamond" w:cs="Times New Roman"/>
          <w:sz w:val="24"/>
          <w:szCs w:val="24"/>
        </w:rPr>
        <w:t>mplemented with Flask in Python, the backend receives requests from the frontend, handles data preprocessing, and interacts with the trained machine learning model to generate predictions</w:t>
      </w:r>
      <w:r w:rsidRPr="00FA0CEB">
        <w:rPr>
          <w:rFonts w:ascii="Garamond" w:eastAsia="Times New Roman" w:hAnsi="Garamond" w:cs="Times New Roman"/>
          <w:sz w:val="24"/>
          <w:szCs w:val="24"/>
        </w:rPr>
        <w:t>.</w:t>
      </w:r>
    </w:p>
    <w:p w14:paraId="6A42FC0C" w14:textId="39DF730D" w:rsidR="00FA0CEB" w:rsidRDefault="00FA0CEB" w:rsidP="003601DC">
      <w:pPr>
        <w:bidi w:val="0"/>
        <w:spacing w:before="240" w:after="240" w:line="240" w:lineRule="auto"/>
        <w:rPr>
          <w:rFonts w:ascii="Garamond" w:eastAsia="Times New Roman" w:hAnsi="Garamond" w:cs="Times New Roman"/>
          <w:b/>
          <w:bCs/>
          <w:sz w:val="24"/>
          <w:szCs w:val="24"/>
        </w:rPr>
      </w:pPr>
      <w:r w:rsidRPr="00FA0CEB">
        <w:rPr>
          <w:rFonts w:ascii="Garamond" w:eastAsia="Times New Roman" w:hAnsi="Garamond" w:cs="Times New Roman"/>
          <w:b/>
          <w:bCs/>
          <w:sz w:val="24"/>
          <w:szCs w:val="24"/>
        </w:rPr>
        <w:t>Machine Learning Model</w:t>
      </w:r>
      <w:r w:rsidRPr="00FA0CEB">
        <w:rPr>
          <w:rFonts w:ascii="Garamond" w:eastAsia="Times New Roman" w:hAnsi="Garamond" w:cs="Times New Roman"/>
          <w:sz w:val="24"/>
          <w:szCs w:val="24"/>
        </w:rPr>
        <w:t xml:space="preserve">: </w:t>
      </w:r>
      <w:r w:rsidR="003601DC" w:rsidRPr="003601DC">
        <w:rPr>
          <w:rFonts w:ascii="Garamond" w:eastAsia="Times New Roman" w:hAnsi="Garamond" w:cs="Times New Roman"/>
          <w:sz w:val="24"/>
          <w:szCs w:val="24"/>
        </w:rPr>
        <w:t>A Random Forest Regressor trained on real estate transaction data. It receives structured input features and returns a predicted price range</w:t>
      </w:r>
      <w:r w:rsidRPr="00FA0CEB">
        <w:rPr>
          <w:rFonts w:ascii="Garamond" w:eastAsia="Times New Roman" w:hAnsi="Garamond" w:cs="Times New Roman"/>
          <w:sz w:val="24"/>
          <w:szCs w:val="24"/>
        </w:rPr>
        <w:t xml:space="preserve">. </w:t>
      </w:r>
    </w:p>
    <w:p w14:paraId="5D9F4D67" w14:textId="5C4B8CCC" w:rsidR="00555D66" w:rsidRDefault="00555D66" w:rsidP="00555D66">
      <w:pPr>
        <w:bidi w:val="0"/>
        <w:spacing w:after="0" w:line="240" w:lineRule="auto"/>
        <w:rPr>
          <w:rFonts w:ascii="Garamond" w:eastAsia="Times New Roman" w:hAnsi="Garamond" w:cs="Times New Roman"/>
          <w:sz w:val="24"/>
          <w:szCs w:val="24"/>
        </w:rPr>
      </w:pPr>
      <w:r w:rsidRPr="00555D66">
        <w:rPr>
          <w:rFonts w:ascii="Garamond" w:eastAsia="Times New Roman" w:hAnsi="Garamond" w:cs="Times New Roman"/>
          <w:noProof/>
          <w:sz w:val="24"/>
          <w:szCs w:val="24"/>
        </w:rPr>
        <w:drawing>
          <wp:inline distT="0" distB="0" distL="0" distR="0" wp14:anchorId="596564B9" wp14:editId="21D5E0C1">
            <wp:extent cx="4143953" cy="2114845"/>
            <wp:effectExtent l="0" t="0" r="9525" b="0"/>
            <wp:docPr id="120985378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53787" name=""/>
                    <pic:cNvPicPr/>
                  </pic:nvPicPr>
                  <pic:blipFill>
                    <a:blip r:embed="rId13"/>
                    <a:stretch>
                      <a:fillRect/>
                    </a:stretch>
                  </pic:blipFill>
                  <pic:spPr>
                    <a:xfrm>
                      <a:off x="0" y="0"/>
                      <a:ext cx="4143953" cy="2114845"/>
                    </a:xfrm>
                    <a:prstGeom prst="rect">
                      <a:avLst/>
                    </a:prstGeom>
                  </pic:spPr>
                </pic:pic>
              </a:graphicData>
            </a:graphic>
          </wp:inline>
        </w:drawing>
      </w:r>
    </w:p>
    <w:p w14:paraId="5079219D" w14:textId="3F94F564" w:rsidR="00FA0CEB" w:rsidRDefault="00ED1233" w:rsidP="00555D66">
      <w:pPr>
        <w:bidi w:val="0"/>
        <w:spacing w:after="0" w:line="240" w:lineRule="auto"/>
        <w:rPr>
          <w:rFonts w:ascii="Garamond" w:eastAsia="Times New Roman" w:hAnsi="Garamond" w:cs="Times New Roman"/>
          <w:sz w:val="24"/>
          <w:szCs w:val="24"/>
        </w:rPr>
      </w:pPr>
      <w:r w:rsidRPr="007C4884">
        <w:rPr>
          <w:rFonts w:ascii="Garamond" w:eastAsia="Times New Roman" w:hAnsi="Garamond" w:cs="Times New Roman"/>
          <w:sz w:val="24"/>
          <w:szCs w:val="24"/>
        </w:rPr>
        <w:t>Figure</w:t>
      </w:r>
      <w:r w:rsidR="00936EDF" w:rsidRPr="007C4884">
        <w:rPr>
          <w:rFonts w:ascii="Garamond" w:eastAsia="Times New Roman" w:hAnsi="Garamond" w:cs="Times New Roman"/>
          <w:sz w:val="24"/>
          <w:szCs w:val="24"/>
        </w:rPr>
        <w:t xml:space="preserve"> </w:t>
      </w:r>
      <w:r w:rsidR="00B975B1">
        <w:rPr>
          <w:rFonts w:ascii="Garamond" w:eastAsia="Times New Roman" w:hAnsi="Garamond" w:cs="Times New Roman"/>
          <w:sz w:val="24"/>
          <w:szCs w:val="24"/>
        </w:rPr>
        <w:t>4</w:t>
      </w:r>
      <w:r w:rsidR="00936EDF" w:rsidRPr="007C4884">
        <w:rPr>
          <w:rFonts w:ascii="Garamond" w:eastAsia="Times New Roman" w:hAnsi="Garamond" w:cs="Times New Roman"/>
          <w:sz w:val="24"/>
          <w:szCs w:val="24"/>
        </w:rPr>
        <w:t>:</w:t>
      </w:r>
      <w:r w:rsidR="00936EDF">
        <w:rPr>
          <w:rFonts w:ascii="Garamond" w:eastAsia="Times New Roman" w:hAnsi="Garamond" w:cs="Times New Roman"/>
          <w:sz w:val="24"/>
          <w:szCs w:val="24"/>
        </w:rPr>
        <w:t xml:space="preserve"> </w:t>
      </w:r>
      <w:r w:rsidR="00555D66" w:rsidRPr="00555D66">
        <w:rPr>
          <w:rFonts w:ascii="Garamond" w:eastAsia="Times New Roman" w:hAnsi="Garamond" w:cs="Times New Roman"/>
          <w:sz w:val="24"/>
          <w:szCs w:val="24"/>
        </w:rPr>
        <w:t>System Technology</w:t>
      </w:r>
      <w:r w:rsidR="00555D66">
        <w:rPr>
          <w:rFonts w:ascii="Garamond" w:eastAsia="Times New Roman" w:hAnsi="Garamond" w:cs="Times New Roman"/>
          <w:sz w:val="24"/>
          <w:szCs w:val="24"/>
        </w:rPr>
        <w:t xml:space="preserve"> Overview</w:t>
      </w:r>
    </w:p>
    <w:p w14:paraId="14F1B75A" w14:textId="77777777" w:rsidR="00187A83" w:rsidRDefault="00187A83" w:rsidP="00187A83">
      <w:pPr>
        <w:bidi w:val="0"/>
        <w:spacing w:before="240" w:after="240" w:line="240" w:lineRule="auto"/>
        <w:rPr>
          <w:rFonts w:ascii="Garamond" w:eastAsia="Times New Roman" w:hAnsi="Garamond" w:cs="Times New Roman"/>
          <w:sz w:val="24"/>
          <w:szCs w:val="24"/>
        </w:rPr>
      </w:pPr>
    </w:p>
    <w:p w14:paraId="0388EEAE" w14:textId="08FB2D29" w:rsidR="0082480A" w:rsidRPr="0082480A" w:rsidRDefault="00FE286E" w:rsidP="0082480A">
      <w:pPr>
        <w:pStyle w:val="ae"/>
        <w:numPr>
          <w:ilvl w:val="0"/>
          <w:numId w:val="1"/>
        </w:numPr>
        <w:bidi w:val="0"/>
        <w:spacing w:before="240" w:after="240" w:line="240" w:lineRule="auto"/>
        <w:jc w:val="center"/>
        <w:rPr>
          <w:rFonts w:ascii="Garamond" w:eastAsia="Times New Roman" w:hAnsi="Garamond" w:cs="Times New Roman"/>
          <w:b/>
          <w:bCs/>
          <w:sz w:val="28"/>
          <w:szCs w:val="28"/>
        </w:rPr>
      </w:pPr>
      <w:bookmarkStart w:id="21" w:name="_Ref204336500"/>
      <w:r w:rsidRPr="0082480A">
        <w:rPr>
          <w:rFonts w:ascii="Garamond" w:eastAsia="Times New Roman" w:hAnsi="Garamond" w:cs="Times New Roman"/>
          <w:b/>
          <w:bCs/>
          <w:sz w:val="28"/>
          <w:szCs w:val="28"/>
        </w:rPr>
        <w:t>Machine Learning Model Design</w:t>
      </w:r>
      <w:bookmarkEnd w:id="21"/>
    </w:p>
    <w:p w14:paraId="23EA87B0" w14:textId="46651FCD" w:rsidR="000763D1" w:rsidRDefault="00FE286E" w:rsidP="00FE286E">
      <w:pPr>
        <w:bidi w:val="0"/>
        <w:spacing w:before="240" w:after="240" w:line="240" w:lineRule="auto"/>
        <w:rPr>
          <w:rFonts w:ascii="Garamond" w:eastAsia="Times New Roman" w:hAnsi="Garamond" w:cs="Times New Roman"/>
          <w:sz w:val="24"/>
          <w:szCs w:val="24"/>
        </w:rPr>
      </w:pPr>
      <w:r w:rsidRPr="00FE286E">
        <w:rPr>
          <w:rFonts w:ascii="Garamond" w:eastAsia="Times New Roman" w:hAnsi="Garamond" w:cs="Times New Roman"/>
          <w:sz w:val="24"/>
          <w:szCs w:val="24"/>
        </w:rPr>
        <w:t>The core of the system is a supervised machine learning model designed to estimate property prices based on structured input data. After evaluating several algorithms</w:t>
      </w:r>
      <w:r>
        <w:rPr>
          <w:rFonts w:ascii="Garamond" w:eastAsia="Times New Roman" w:hAnsi="Garamond" w:cs="Times New Roman"/>
          <w:sz w:val="24"/>
          <w:szCs w:val="24"/>
        </w:rPr>
        <w:t xml:space="preserve">, </w:t>
      </w:r>
      <w:r w:rsidRPr="00FE286E">
        <w:rPr>
          <w:rFonts w:ascii="Garamond" w:eastAsia="Times New Roman" w:hAnsi="Garamond" w:cs="Times New Roman"/>
          <w:sz w:val="24"/>
          <w:szCs w:val="24"/>
        </w:rPr>
        <w:t>including linear regression, gradient boosting, and neural networks</w:t>
      </w:r>
      <w:r>
        <w:rPr>
          <w:rFonts w:ascii="Garamond" w:eastAsia="Times New Roman" w:hAnsi="Garamond" w:cs="Times New Roman"/>
          <w:sz w:val="24"/>
          <w:szCs w:val="24"/>
        </w:rPr>
        <w:t xml:space="preserve">, </w:t>
      </w:r>
      <w:r w:rsidRPr="00FE286E">
        <w:rPr>
          <w:rFonts w:ascii="Garamond" w:eastAsia="Times New Roman" w:hAnsi="Garamond" w:cs="Times New Roman"/>
          <w:sz w:val="24"/>
          <w:szCs w:val="24"/>
        </w:rPr>
        <w:t xml:space="preserve">we selected </w:t>
      </w:r>
      <w:r w:rsidRPr="00B13D56">
        <w:rPr>
          <w:rFonts w:ascii="Garamond" w:eastAsia="Times New Roman" w:hAnsi="Garamond" w:cs="Times New Roman"/>
          <w:sz w:val="24"/>
          <w:szCs w:val="24"/>
        </w:rPr>
        <w:t xml:space="preserve">Random Forest Regression </w:t>
      </w:r>
      <w:r w:rsidRPr="00FE286E">
        <w:rPr>
          <w:rFonts w:ascii="Garamond" w:eastAsia="Times New Roman" w:hAnsi="Garamond" w:cs="Times New Roman"/>
          <w:sz w:val="24"/>
          <w:szCs w:val="24"/>
        </w:rPr>
        <w:t>for its balance of accuracy, interpretability, and performance on tabular data.</w:t>
      </w:r>
    </w:p>
    <w:p w14:paraId="3BCF5120" w14:textId="77777777" w:rsidR="00147F1A" w:rsidRPr="007C4884" w:rsidRDefault="00147F1A" w:rsidP="00147F1A">
      <w:pPr>
        <w:bidi w:val="0"/>
        <w:spacing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Why Random Forest?</w:t>
      </w:r>
    </w:p>
    <w:p w14:paraId="1B6819BC" w14:textId="77777777" w:rsidR="00147F1A" w:rsidRPr="007C4884" w:rsidRDefault="00147F1A" w:rsidP="00147F1A">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Random Forest is a machine learning algorithm that will be utilized in this project to predict real estate prices. Random Forest is particularly effective for handling structured data, such as property attributes, and provides reliable predictions even in complex scenarios.</w:t>
      </w:r>
    </w:p>
    <w:p w14:paraId="03B0045D" w14:textId="70BC8057" w:rsidR="00147F1A" w:rsidRPr="007C4884" w:rsidRDefault="00147F1A" w:rsidP="00147F1A">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 xml:space="preserve">Random Forest </w:t>
      </w:r>
      <w:r w:rsidR="00ED1233" w:rsidRPr="007C4884">
        <w:rPr>
          <w:rFonts w:ascii="Garamond" w:eastAsia="Times New Roman" w:hAnsi="Garamond" w:cs="Times New Roman"/>
          <w:color w:val="000000"/>
          <w:sz w:val="24"/>
          <w:szCs w:val="24"/>
        </w:rPr>
        <w:t>has been</w:t>
      </w:r>
      <w:r w:rsidRPr="007C4884">
        <w:rPr>
          <w:rFonts w:ascii="Garamond" w:eastAsia="Times New Roman" w:hAnsi="Garamond" w:cs="Times New Roman"/>
          <w:color w:val="000000"/>
          <w:sz w:val="24"/>
          <w:szCs w:val="24"/>
        </w:rPr>
        <w:t xml:space="preserve"> chosen for this project due to several key strengths:</w:t>
      </w:r>
    </w:p>
    <w:p w14:paraId="12A406B4" w14:textId="77777777" w:rsidR="00147F1A" w:rsidRPr="007C4884" w:rsidRDefault="00147F1A" w:rsidP="00147F1A">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High Accuracy:</w:t>
      </w:r>
      <w:r w:rsidRPr="007C4884">
        <w:rPr>
          <w:rFonts w:ascii="Garamond" w:eastAsia="Times New Roman" w:hAnsi="Garamond" w:cs="Times New Roman"/>
          <w:color w:val="000000"/>
          <w:sz w:val="24"/>
          <w:szCs w:val="24"/>
        </w:rPr>
        <w:t xml:space="preserve"> By averaging the predictions of multiple decision trees, Random Forest reduces overfitting and provides more stable and accurate results.</w:t>
      </w:r>
    </w:p>
    <w:p w14:paraId="39A1F398" w14:textId="77777777" w:rsidR="00147F1A" w:rsidRPr="007C4884" w:rsidRDefault="00147F1A" w:rsidP="00147F1A">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Robustness:</w:t>
      </w:r>
      <w:r w:rsidRPr="007C4884">
        <w:rPr>
          <w:rFonts w:ascii="Garamond" w:eastAsia="Times New Roman" w:hAnsi="Garamond" w:cs="Times New Roman"/>
          <w:color w:val="000000"/>
          <w:sz w:val="24"/>
          <w:szCs w:val="24"/>
        </w:rPr>
        <w:t xml:space="preserve"> It handles a wide variety of data types, including numerical and categorical variables, and is resistant to noise and missing values.</w:t>
      </w:r>
    </w:p>
    <w:p w14:paraId="150ADDA5" w14:textId="77777777" w:rsidR="00147F1A" w:rsidRPr="007C4884" w:rsidRDefault="00147F1A" w:rsidP="00147F1A">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Feature Importance:</w:t>
      </w:r>
      <w:r w:rsidRPr="007C4884">
        <w:rPr>
          <w:rFonts w:ascii="Garamond" w:eastAsia="Times New Roman" w:hAnsi="Garamond" w:cs="Times New Roman"/>
          <w:color w:val="000000"/>
          <w:sz w:val="24"/>
          <w:szCs w:val="24"/>
        </w:rPr>
        <w:t xml:space="preserve"> Random Forest ranks the importance of input features, helping to identify which property characteristics (e.g., size, location, amenities) have the most significant impact on pricing.</w:t>
      </w:r>
    </w:p>
    <w:p w14:paraId="5CE5CB19" w14:textId="77777777" w:rsidR="00147F1A" w:rsidRDefault="00147F1A" w:rsidP="00147F1A">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b/>
          <w:color w:val="000000"/>
          <w:sz w:val="24"/>
          <w:szCs w:val="24"/>
        </w:rPr>
        <w:t>Scalability:</w:t>
      </w:r>
      <w:r w:rsidRPr="007C4884">
        <w:rPr>
          <w:rFonts w:ascii="Garamond" w:eastAsia="Times New Roman" w:hAnsi="Garamond" w:cs="Times New Roman"/>
          <w:color w:val="000000"/>
          <w:sz w:val="24"/>
          <w:szCs w:val="24"/>
        </w:rPr>
        <w:t xml:space="preserve"> The algorithm can process large datasets efficiently, making it suitable for analyzing extensive real estate records.</w:t>
      </w:r>
      <w:r w:rsidRPr="007C4884">
        <w:rPr>
          <w:rFonts w:ascii="Garamond" w:eastAsia="Times New Roman" w:hAnsi="Garamond" w:cs="Times New Roman"/>
          <w:color w:val="000000"/>
          <w:sz w:val="16"/>
          <w:szCs w:val="16"/>
        </w:rPr>
        <w:t> </w:t>
      </w:r>
    </w:p>
    <w:p w14:paraId="69D8124C" w14:textId="1EDF60A1" w:rsidR="00347F91" w:rsidRPr="00347F91" w:rsidRDefault="00147F1A" w:rsidP="00347F91">
      <w:pPr>
        <w:pStyle w:val="ae"/>
        <w:numPr>
          <w:ilvl w:val="1"/>
          <w:numId w:val="1"/>
        </w:numPr>
        <w:bidi w:val="0"/>
        <w:spacing w:before="240" w:after="240" w:line="240" w:lineRule="auto"/>
        <w:rPr>
          <w:rFonts w:ascii="Garamond" w:eastAsia="Times New Roman" w:hAnsi="Garamond" w:cs="Times New Roman"/>
          <w:b/>
          <w:bCs/>
          <w:sz w:val="24"/>
          <w:szCs w:val="24"/>
        </w:rPr>
      </w:pPr>
      <w:bookmarkStart w:id="22" w:name="_Ref204336506"/>
      <w:r w:rsidRPr="00347F91">
        <w:rPr>
          <w:rFonts w:ascii="Garamond" w:eastAsia="Times New Roman" w:hAnsi="Garamond" w:cs="Times New Roman"/>
          <w:b/>
          <w:bCs/>
          <w:sz w:val="24"/>
          <w:szCs w:val="24"/>
        </w:rPr>
        <w:lastRenderedPageBreak/>
        <w:t xml:space="preserve">Model Input and </w:t>
      </w:r>
      <w:r w:rsidR="00555D66" w:rsidRPr="00347F91">
        <w:rPr>
          <w:rFonts w:ascii="Garamond" w:eastAsia="Times New Roman" w:hAnsi="Garamond" w:cs="Times New Roman"/>
          <w:b/>
          <w:bCs/>
          <w:sz w:val="24"/>
          <w:szCs w:val="24"/>
        </w:rPr>
        <w:t>Output</w:t>
      </w:r>
      <w:bookmarkEnd w:id="22"/>
    </w:p>
    <w:p w14:paraId="3D627622" w14:textId="77777777" w:rsidR="00147F1A" w:rsidRPr="00147F1A" w:rsidRDefault="00147F1A" w:rsidP="00147F1A">
      <w:pPr>
        <w:bidi w:val="0"/>
        <w:spacing w:before="240" w:after="240" w:line="240" w:lineRule="auto"/>
        <w:rPr>
          <w:rFonts w:ascii="Garamond" w:eastAsia="Times New Roman" w:hAnsi="Garamond" w:cs="Times New Roman"/>
          <w:sz w:val="24"/>
          <w:szCs w:val="24"/>
        </w:rPr>
      </w:pPr>
      <w:r w:rsidRPr="00147F1A">
        <w:rPr>
          <w:rFonts w:ascii="Garamond" w:eastAsia="Times New Roman" w:hAnsi="Garamond" w:cs="Times New Roman"/>
          <w:sz w:val="24"/>
          <w:szCs w:val="24"/>
        </w:rPr>
        <w:t xml:space="preserve">The model takes the following </w:t>
      </w:r>
      <w:r w:rsidRPr="00B13D56">
        <w:rPr>
          <w:rFonts w:ascii="Garamond" w:eastAsia="Times New Roman" w:hAnsi="Garamond" w:cs="Times New Roman"/>
          <w:sz w:val="24"/>
          <w:szCs w:val="24"/>
        </w:rPr>
        <w:t>structured features</w:t>
      </w:r>
      <w:r w:rsidRPr="00147F1A">
        <w:rPr>
          <w:rFonts w:ascii="Garamond" w:eastAsia="Times New Roman" w:hAnsi="Garamond" w:cs="Times New Roman"/>
          <w:sz w:val="24"/>
          <w:szCs w:val="24"/>
        </w:rPr>
        <w:t xml:space="preserve"> as </w:t>
      </w:r>
      <w:r w:rsidRPr="00B13D56">
        <w:rPr>
          <w:rFonts w:ascii="Garamond" w:eastAsia="Times New Roman" w:hAnsi="Garamond" w:cs="Times New Roman"/>
          <w:b/>
          <w:bCs/>
          <w:sz w:val="24"/>
          <w:szCs w:val="24"/>
        </w:rPr>
        <w:t>input</w:t>
      </w:r>
      <w:r w:rsidRPr="00147F1A">
        <w:rPr>
          <w:rFonts w:ascii="Garamond" w:eastAsia="Times New Roman" w:hAnsi="Garamond" w:cs="Times New Roman"/>
          <w:sz w:val="24"/>
          <w:szCs w:val="24"/>
        </w:rPr>
        <w:t>:</w:t>
      </w:r>
    </w:p>
    <w:p w14:paraId="055AD1EB" w14:textId="3D87D231" w:rsidR="00147F1A" w:rsidRPr="00147F1A" w:rsidRDefault="00147F1A" w:rsidP="00147F1A">
      <w:pPr>
        <w:bidi w:val="0"/>
        <w:spacing w:before="240" w:after="240" w:line="240" w:lineRule="auto"/>
        <w:rPr>
          <w:rFonts w:ascii="Garamond" w:eastAsia="Times New Roman" w:hAnsi="Garamond" w:cs="Times New Roman"/>
          <w:sz w:val="24"/>
          <w:szCs w:val="24"/>
        </w:rPr>
      </w:pPr>
      <w:r w:rsidRPr="00147F1A">
        <w:rPr>
          <w:rFonts w:ascii="Garamond" w:eastAsia="Times New Roman" w:hAnsi="Garamond" w:cs="Times New Roman"/>
          <w:sz w:val="24"/>
          <w:szCs w:val="24"/>
        </w:rPr>
        <w:t xml:space="preserve">Property </w:t>
      </w:r>
      <w:r w:rsidR="00147F41">
        <w:rPr>
          <w:rFonts w:ascii="Garamond" w:eastAsia="Times New Roman" w:hAnsi="Garamond" w:cs="Times New Roman"/>
          <w:sz w:val="24"/>
          <w:szCs w:val="24"/>
        </w:rPr>
        <w:t>size</w:t>
      </w:r>
    </w:p>
    <w:p w14:paraId="0833D680" w14:textId="77777777" w:rsidR="00147F1A" w:rsidRPr="00147F1A" w:rsidRDefault="00147F1A" w:rsidP="00147F1A">
      <w:pPr>
        <w:bidi w:val="0"/>
        <w:spacing w:before="240" w:after="240" w:line="240" w:lineRule="auto"/>
        <w:rPr>
          <w:rFonts w:ascii="Garamond" w:eastAsia="Times New Roman" w:hAnsi="Garamond" w:cs="Times New Roman"/>
          <w:sz w:val="24"/>
          <w:szCs w:val="24"/>
        </w:rPr>
      </w:pPr>
      <w:r w:rsidRPr="00147F1A">
        <w:rPr>
          <w:rFonts w:ascii="Garamond" w:eastAsia="Times New Roman" w:hAnsi="Garamond" w:cs="Times New Roman"/>
          <w:sz w:val="24"/>
          <w:szCs w:val="24"/>
        </w:rPr>
        <w:t>Number of rooms</w:t>
      </w:r>
    </w:p>
    <w:p w14:paraId="47B8B3D5" w14:textId="77777777" w:rsidR="00147F1A" w:rsidRDefault="00147F1A" w:rsidP="00147F1A">
      <w:pPr>
        <w:bidi w:val="0"/>
        <w:spacing w:before="240" w:after="240" w:line="240" w:lineRule="auto"/>
        <w:rPr>
          <w:rFonts w:ascii="Garamond" w:eastAsia="Times New Roman" w:hAnsi="Garamond" w:cs="Times New Roman"/>
          <w:sz w:val="24"/>
          <w:szCs w:val="24"/>
        </w:rPr>
      </w:pPr>
      <w:r w:rsidRPr="00147F1A">
        <w:rPr>
          <w:rFonts w:ascii="Garamond" w:eastAsia="Times New Roman" w:hAnsi="Garamond" w:cs="Times New Roman"/>
          <w:sz w:val="24"/>
          <w:szCs w:val="24"/>
        </w:rPr>
        <w:t>Year built</w:t>
      </w:r>
    </w:p>
    <w:p w14:paraId="52559DEC" w14:textId="5C2715AF" w:rsidR="00147F41" w:rsidRPr="00147F1A" w:rsidRDefault="00147F41" w:rsidP="00147F41">
      <w:pPr>
        <w:bidi w:val="0"/>
        <w:spacing w:before="240" w:after="240" w:line="240" w:lineRule="auto"/>
        <w:rPr>
          <w:rFonts w:ascii="Garamond" w:eastAsia="Times New Roman" w:hAnsi="Garamond" w:cs="Times New Roman"/>
          <w:sz w:val="24"/>
          <w:szCs w:val="24"/>
        </w:rPr>
      </w:pPr>
      <w:r w:rsidRPr="00147F41">
        <w:rPr>
          <w:rFonts w:ascii="Garamond" w:eastAsia="Times New Roman" w:hAnsi="Garamond" w:cs="Times New Roman"/>
          <w:sz w:val="24"/>
          <w:szCs w:val="24"/>
        </w:rPr>
        <w:t>Date of Sale</w:t>
      </w:r>
    </w:p>
    <w:p w14:paraId="13D7C939" w14:textId="0BC676FB" w:rsidR="00147F1A" w:rsidRPr="00147F1A" w:rsidRDefault="00147F1A" w:rsidP="00147F1A">
      <w:pPr>
        <w:bidi w:val="0"/>
        <w:spacing w:before="240" w:after="240" w:line="240" w:lineRule="auto"/>
        <w:rPr>
          <w:rFonts w:ascii="Garamond" w:eastAsia="Times New Roman" w:hAnsi="Garamond" w:cs="Times New Roman"/>
          <w:sz w:val="24"/>
          <w:szCs w:val="24"/>
        </w:rPr>
      </w:pPr>
      <w:r w:rsidRPr="00147F1A">
        <w:rPr>
          <w:rFonts w:ascii="Garamond" w:eastAsia="Times New Roman" w:hAnsi="Garamond" w:cs="Times New Roman"/>
          <w:sz w:val="24"/>
          <w:szCs w:val="24"/>
        </w:rPr>
        <w:t>City (</w:t>
      </w:r>
      <w:r w:rsidR="009C49DA">
        <w:rPr>
          <w:rFonts w:ascii="Garamond" w:eastAsia="Times New Roman" w:hAnsi="Garamond" w:cs="Times New Roman"/>
          <w:sz w:val="24"/>
          <w:szCs w:val="24"/>
        </w:rPr>
        <w:t>Haifa, Nahariya, Karmiel</w:t>
      </w:r>
      <w:r w:rsidRPr="00147F1A">
        <w:rPr>
          <w:rFonts w:ascii="Garamond" w:eastAsia="Times New Roman" w:hAnsi="Garamond" w:cs="Times New Roman"/>
          <w:sz w:val="24"/>
          <w:szCs w:val="24"/>
        </w:rPr>
        <w:t>)</w:t>
      </w:r>
    </w:p>
    <w:p w14:paraId="584F5730" w14:textId="2B03F76B" w:rsidR="00147F1A" w:rsidRPr="00147F1A" w:rsidRDefault="00147F1A" w:rsidP="00147F1A">
      <w:pPr>
        <w:bidi w:val="0"/>
        <w:spacing w:before="240" w:after="240" w:line="240" w:lineRule="auto"/>
        <w:rPr>
          <w:rFonts w:ascii="Garamond" w:eastAsia="Times New Roman" w:hAnsi="Garamond" w:cs="Times New Roman"/>
          <w:sz w:val="24"/>
          <w:szCs w:val="24"/>
        </w:rPr>
      </w:pPr>
      <w:r w:rsidRPr="00147F1A">
        <w:rPr>
          <w:rFonts w:ascii="Garamond" w:eastAsia="Times New Roman" w:hAnsi="Garamond" w:cs="Times New Roman"/>
          <w:sz w:val="24"/>
          <w:szCs w:val="24"/>
        </w:rPr>
        <w:t>Property type (</w:t>
      </w:r>
      <w:r w:rsidR="00142AE1">
        <w:rPr>
          <w:rFonts w:ascii="Garamond" w:eastAsia="Times New Roman" w:hAnsi="Garamond" w:cs="Times New Roman"/>
          <w:sz w:val="24"/>
          <w:szCs w:val="24"/>
        </w:rPr>
        <w:t xml:space="preserve">apartment, </w:t>
      </w:r>
      <w:r w:rsidR="00582C5A" w:rsidRPr="00582C5A">
        <w:rPr>
          <w:rFonts w:ascii="Garamond" w:eastAsia="Times New Roman" w:hAnsi="Garamond" w:cs="Times New Roman"/>
          <w:sz w:val="24"/>
          <w:szCs w:val="24"/>
        </w:rPr>
        <w:t>duplex cottage</w:t>
      </w:r>
      <w:r w:rsidR="00582C5A">
        <w:rPr>
          <w:rFonts w:ascii="Garamond" w:eastAsia="Times New Roman" w:hAnsi="Garamond" w:cs="Times New Roman"/>
          <w:sz w:val="24"/>
          <w:szCs w:val="24"/>
        </w:rPr>
        <w:t>,</w:t>
      </w:r>
      <w:r w:rsidR="00B465FA">
        <w:rPr>
          <w:rFonts w:ascii="Garamond" w:eastAsia="Times New Roman" w:hAnsi="Garamond" w:cs="Times New Roman"/>
          <w:sz w:val="24"/>
          <w:szCs w:val="24"/>
        </w:rPr>
        <w:t xml:space="preserve"> </w:t>
      </w:r>
      <w:r w:rsidR="00B465FA" w:rsidRPr="00B465FA">
        <w:rPr>
          <w:rFonts w:ascii="Garamond" w:eastAsia="Times New Roman" w:hAnsi="Garamond" w:cs="Times New Roman"/>
          <w:sz w:val="24"/>
          <w:szCs w:val="24"/>
        </w:rPr>
        <w:t>garden apartment</w:t>
      </w:r>
      <w:r w:rsidR="00B465FA">
        <w:rPr>
          <w:rFonts w:ascii="Garamond" w:eastAsia="Times New Roman" w:hAnsi="Garamond" w:cs="Times New Roman"/>
          <w:sz w:val="24"/>
          <w:szCs w:val="24"/>
        </w:rPr>
        <w:t xml:space="preserve">, </w:t>
      </w:r>
      <w:r w:rsidR="00B465FA" w:rsidRPr="00B465FA">
        <w:rPr>
          <w:rFonts w:ascii="Garamond" w:eastAsia="Times New Roman" w:hAnsi="Garamond" w:cs="Times New Roman"/>
          <w:sz w:val="24"/>
          <w:szCs w:val="24"/>
        </w:rPr>
        <w:t>single-family cottage</w:t>
      </w:r>
      <w:r w:rsidR="00B465FA">
        <w:rPr>
          <w:rFonts w:ascii="Garamond" w:eastAsia="Times New Roman" w:hAnsi="Garamond" w:cs="Times New Roman"/>
          <w:sz w:val="24"/>
          <w:szCs w:val="24"/>
        </w:rPr>
        <w:t>)</w:t>
      </w:r>
    </w:p>
    <w:p w14:paraId="76D0B137" w14:textId="21165CEF" w:rsidR="00147F1A" w:rsidRDefault="00147F1A" w:rsidP="00147F1A">
      <w:pPr>
        <w:bidi w:val="0"/>
        <w:spacing w:before="240" w:after="240" w:line="240" w:lineRule="auto"/>
        <w:rPr>
          <w:rFonts w:ascii="Garamond" w:eastAsia="Times New Roman" w:hAnsi="Garamond" w:cs="Times New Roman"/>
          <w:sz w:val="24"/>
          <w:szCs w:val="24"/>
        </w:rPr>
      </w:pPr>
      <w:r w:rsidRPr="00147F41">
        <w:rPr>
          <w:rFonts w:ascii="Garamond" w:eastAsia="Times New Roman" w:hAnsi="Garamond" w:cs="Times New Roman"/>
          <w:sz w:val="24"/>
          <w:szCs w:val="24"/>
        </w:rPr>
        <w:t xml:space="preserve">Block number (simplified to first </w:t>
      </w:r>
      <w:r w:rsidR="00147F41" w:rsidRPr="00147F41">
        <w:rPr>
          <w:rFonts w:ascii="Garamond" w:eastAsia="Times New Roman" w:hAnsi="Garamond" w:cs="Times New Roman"/>
          <w:sz w:val="24"/>
          <w:szCs w:val="24"/>
        </w:rPr>
        <w:t>five</w:t>
      </w:r>
      <w:r w:rsidRPr="00147F41">
        <w:rPr>
          <w:rFonts w:ascii="Garamond" w:eastAsia="Times New Roman" w:hAnsi="Garamond" w:cs="Times New Roman"/>
          <w:sz w:val="24"/>
          <w:szCs w:val="24"/>
        </w:rPr>
        <w:t xml:space="preserve"> digits)</w:t>
      </w:r>
    </w:p>
    <w:p w14:paraId="4DA26330" w14:textId="69D76BD5" w:rsidR="00147F41" w:rsidRPr="00147F1A" w:rsidRDefault="00147F41" w:rsidP="00147F41">
      <w:pPr>
        <w:bidi w:val="0"/>
        <w:spacing w:before="240" w:after="240" w:line="240" w:lineRule="auto"/>
        <w:rPr>
          <w:rFonts w:ascii="Garamond" w:eastAsia="Times New Roman" w:hAnsi="Garamond" w:cs="Times New Roman"/>
          <w:sz w:val="24"/>
          <w:szCs w:val="24"/>
        </w:rPr>
      </w:pPr>
      <w:r w:rsidRPr="00147F41">
        <w:rPr>
          <w:rFonts w:ascii="Garamond" w:eastAsia="Times New Roman" w:hAnsi="Garamond" w:cs="Times New Roman"/>
          <w:sz w:val="24"/>
          <w:szCs w:val="24"/>
        </w:rPr>
        <w:t>Sold Part (1 = the whole apartment)</w:t>
      </w:r>
    </w:p>
    <w:p w14:paraId="3F2B7095" w14:textId="076068D5" w:rsidR="00147F1A" w:rsidRDefault="00A5646E" w:rsidP="00147F1A">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sz w:val="24"/>
          <w:szCs w:val="24"/>
        </w:rPr>
        <w:t>Computed</w:t>
      </w:r>
      <w:r w:rsidRPr="00147F41">
        <w:rPr>
          <w:rFonts w:ascii="Garamond" w:eastAsia="Times New Roman" w:hAnsi="Garamond" w:cs="Times New Roman"/>
          <w:sz w:val="24"/>
          <w:szCs w:val="24"/>
        </w:rPr>
        <w:t xml:space="preserve"> </w:t>
      </w:r>
      <w:r w:rsidR="00147F1A" w:rsidRPr="00147F41">
        <w:rPr>
          <w:rFonts w:ascii="Garamond" w:eastAsia="Times New Roman" w:hAnsi="Garamond" w:cs="Times New Roman"/>
          <w:sz w:val="24"/>
          <w:szCs w:val="24"/>
        </w:rPr>
        <w:t>features: age</w:t>
      </w:r>
      <w:r w:rsidR="00147F41" w:rsidRPr="00147F41">
        <w:rPr>
          <w:rFonts w:ascii="Garamond" w:eastAsia="Times New Roman" w:hAnsi="Garamond" w:cs="Times New Roman"/>
          <w:sz w:val="24"/>
          <w:szCs w:val="24"/>
        </w:rPr>
        <w:t xml:space="preserve"> property</w:t>
      </w:r>
      <w:r w:rsidR="00147F1A" w:rsidRPr="00147F41">
        <w:rPr>
          <w:rFonts w:ascii="Garamond" w:eastAsia="Times New Roman" w:hAnsi="Garamond" w:cs="Times New Roman"/>
          <w:sz w:val="24"/>
          <w:szCs w:val="24"/>
        </w:rPr>
        <w:t>, room density</w:t>
      </w:r>
      <w:r w:rsidR="007126B0">
        <w:rPr>
          <w:rFonts w:ascii="Garamond" w:eastAsia="Times New Roman" w:hAnsi="Garamond" w:cs="Times New Roman"/>
          <w:sz w:val="24"/>
          <w:szCs w:val="24"/>
        </w:rPr>
        <w:t xml:space="preserve"> (</w:t>
      </w:r>
      <w:r w:rsidR="00995686">
        <w:rPr>
          <w:rFonts w:ascii="Garamond" w:eastAsia="Times New Roman" w:hAnsi="Garamond" w:cs="Times New Roman"/>
          <w:sz w:val="24"/>
          <w:szCs w:val="24"/>
        </w:rPr>
        <w:t>Property size/Number of rooms</w:t>
      </w:r>
      <w:r w:rsidR="007126B0">
        <w:rPr>
          <w:rFonts w:ascii="Garamond" w:eastAsia="Times New Roman" w:hAnsi="Garamond" w:cs="Times New Roman"/>
          <w:sz w:val="24"/>
          <w:szCs w:val="24"/>
        </w:rPr>
        <w:t>)</w:t>
      </w:r>
    </w:p>
    <w:p w14:paraId="053BFB4B" w14:textId="77777777" w:rsidR="00187A83" w:rsidRPr="00147F1A" w:rsidRDefault="00187A83" w:rsidP="00187A83">
      <w:pPr>
        <w:bidi w:val="0"/>
        <w:spacing w:before="240" w:after="240" w:line="240" w:lineRule="auto"/>
        <w:rPr>
          <w:rFonts w:ascii="Garamond" w:eastAsia="Times New Roman" w:hAnsi="Garamond" w:cs="Times New Roman"/>
          <w:sz w:val="24"/>
          <w:szCs w:val="24"/>
          <w:rtl/>
        </w:rPr>
      </w:pPr>
    </w:p>
    <w:p w14:paraId="008AE9A9" w14:textId="4603DB44" w:rsidR="00147F1A" w:rsidRPr="00960B8C" w:rsidRDefault="00147F1A" w:rsidP="00147F1A">
      <w:pPr>
        <w:bidi w:val="0"/>
        <w:spacing w:before="240" w:after="240" w:line="240" w:lineRule="auto"/>
        <w:rPr>
          <w:rFonts w:ascii="Garamond" w:eastAsia="Times New Roman" w:hAnsi="Garamond" w:cs="Times New Roman"/>
          <w:b/>
          <w:bCs/>
          <w:sz w:val="24"/>
          <w:szCs w:val="24"/>
        </w:rPr>
      </w:pPr>
      <w:r w:rsidRPr="00960B8C">
        <w:rPr>
          <w:rFonts w:ascii="Garamond" w:eastAsia="Times New Roman" w:hAnsi="Garamond" w:cs="Times New Roman"/>
          <w:b/>
          <w:bCs/>
          <w:sz w:val="24"/>
          <w:szCs w:val="24"/>
        </w:rPr>
        <w:t xml:space="preserve">The model </w:t>
      </w:r>
      <w:r w:rsidR="00812D35">
        <w:rPr>
          <w:rFonts w:ascii="Garamond" w:eastAsia="Times New Roman" w:hAnsi="Garamond" w:cs="Times New Roman"/>
          <w:b/>
          <w:bCs/>
          <w:sz w:val="24"/>
          <w:szCs w:val="24"/>
        </w:rPr>
        <w:t>results</w:t>
      </w:r>
      <w:r w:rsidRPr="00960B8C">
        <w:rPr>
          <w:rFonts w:ascii="Garamond" w:eastAsia="Times New Roman" w:hAnsi="Garamond" w:cs="Times New Roman"/>
          <w:b/>
          <w:bCs/>
          <w:sz w:val="24"/>
          <w:szCs w:val="24"/>
        </w:rPr>
        <w:t>:</w:t>
      </w:r>
    </w:p>
    <w:p w14:paraId="7C23F889" w14:textId="40B53E18" w:rsidR="00B13D56" w:rsidRPr="00B13D56" w:rsidRDefault="00B13D56" w:rsidP="00B13D56">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sz w:val="24"/>
          <w:szCs w:val="24"/>
        </w:rPr>
        <w:t>A</w:t>
      </w:r>
      <w:r w:rsidRPr="00B13D56">
        <w:rPr>
          <w:rFonts w:ascii="Garamond" w:eastAsia="Times New Roman" w:hAnsi="Garamond" w:cs="Times New Roman"/>
          <w:sz w:val="24"/>
          <w:szCs w:val="24"/>
        </w:rPr>
        <w:t xml:space="preserve"> predicted selling price in New Israeli Shekels (NIS), based on the input property details.</w:t>
      </w:r>
      <w:r w:rsidRPr="00B13D56">
        <w:rPr>
          <w:rFonts w:ascii="Garamond" w:eastAsia="Times New Roman" w:hAnsi="Garamond" w:cs="Times New Roman"/>
          <w:sz w:val="24"/>
          <w:szCs w:val="24"/>
        </w:rPr>
        <w:br/>
        <w:t>To improve clarity and reflect real-world uncertainty, the system presents the result as a price range, calculated as:</w:t>
      </w:r>
    </w:p>
    <w:p w14:paraId="0B029DBA" w14:textId="77777777" w:rsidR="00B13D56" w:rsidRPr="00B13D56" w:rsidRDefault="00B13D56" w:rsidP="00B13D56">
      <w:pPr>
        <w:bidi w:val="0"/>
        <w:spacing w:before="240" w:after="240" w:line="240" w:lineRule="auto"/>
        <w:rPr>
          <w:rFonts w:ascii="Garamond" w:eastAsia="Times New Roman" w:hAnsi="Garamond" w:cs="Times New Roman"/>
          <w:sz w:val="24"/>
          <w:szCs w:val="24"/>
        </w:rPr>
      </w:pPr>
      <w:r w:rsidRPr="00B13D56">
        <w:rPr>
          <w:rFonts w:ascii="Garamond" w:eastAsia="Times New Roman" w:hAnsi="Garamond" w:cs="Times New Roman"/>
          <w:sz w:val="24"/>
          <w:szCs w:val="24"/>
        </w:rPr>
        <w:t>Predicted Price ± 8%</w:t>
      </w:r>
    </w:p>
    <w:p w14:paraId="7E69A915" w14:textId="77777777" w:rsidR="00B13D56" w:rsidRPr="00B13D56" w:rsidRDefault="00B13D56" w:rsidP="00B13D56">
      <w:pPr>
        <w:bidi w:val="0"/>
        <w:spacing w:before="240" w:after="240" w:line="240" w:lineRule="auto"/>
        <w:rPr>
          <w:rFonts w:ascii="Garamond" w:eastAsia="Times New Roman" w:hAnsi="Garamond" w:cs="Times New Roman"/>
          <w:sz w:val="24"/>
          <w:szCs w:val="24"/>
        </w:rPr>
      </w:pPr>
      <w:r w:rsidRPr="00B13D56">
        <w:rPr>
          <w:rFonts w:ascii="Garamond" w:eastAsia="Times New Roman" w:hAnsi="Garamond" w:cs="Times New Roman"/>
          <w:sz w:val="24"/>
          <w:szCs w:val="24"/>
        </w:rPr>
        <w:t>This allows users to better understand market variability and make more informed pricing decisions.</w:t>
      </w:r>
    </w:p>
    <w:p w14:paraId="3FED94EF" w14:textId="77777777" w:rsidR="00F93AB9" w:rsidRDefault="00F93AB9" w:rsidP="00F93AB9">
      <w:pPr>
        <w:bidi w:val="0"/>
        <w:spacing w:before="240" w:after="240" w:line="240" w:lineRule="auto"/>
        <w:rPr>
          <w:rFonts w:ascii="Garamond" w:eastAsia="Times New Roman" w:hAnsi="Garamond" w:cs="Times New Roman"/>
          <w:sz w:val="24"/>
          <w:szCs w:val="24"/>
        </w:rPr>
      </w:pPr>
    </w:p>
    <w:p w14:paraId="37464F78" w14:textId="708792B6" w:rsidR="00347F91" w:rsidRPr="00347F91" w:rsidRDefault="00F93AB9" w:rsidP="00347F91">
      <w:pPr>
        <w:pStyle w:val="ae"/>
        <w:numPr>
          <w:ilvl w:val="1"/>
          <w:numId w:val="1"/>
        </w:numPr>
        <w:bidi w:val="0"/>
        <w:spacing w:after="0" w:line="240" w:lineRule="auto"/>
        <w:rPr>
          <w:rFonts w:ascii="Garamond" w:eastAsia="Times New Roman" w:hAnsi="Garamond" w:cs="Times New Roman"/>
          <w:b/>
          <w:bCs/>
          <w:sz w:val="24"/>
          <w:szCs w:val="24"/>
        </w:rPr>
      </w:pPr>
      <w:bookmarkStart w:id="23" w:name="_Ref204336511"/>
      <w:r w:rsidRPr="00347F91">
        <w:rPr>
          <w:rFonts w:ascii="Garamond" w:eastAsia="Times New Roman" w:hAnsi="Garamond" w:cs="Times New Roman"/>
          <w:b/>
          <w:bCs/>
          <w:sz w:val="24"/>
          <w:szCs w:val="24"/>
        </w:rPr>
        <w:t>Dataset</w:t>
      </w:r>
      <w:bookmarkEnd w:id="23"/>
    </w:p>
    <w:p w14:paraId="107457D1" w14:textId="77777777" w:rsidR="00F93AB9" w:rsidRPr="000763D1" w:rsidRDefault="00F93AB9" w:rsidP="00F93AB9">
      <w:pPr>
        <w:bidi w:val="0"/>
        <w:spacing w:before="240" w:after="240" w:line="240" w:lineRule="auto"/>
        <w:rPr>
          <w:rFonts w:ascii="Garamond" w:eastAsia="Times New Roman" w:hAnsi="Garamond" w:cs="Times New Roman"/>
          <w:sz w:val="24"/>
          <w:szCs w:val="24"/>
        </w:rPr>
      </w:pPr>
      <w:r w:rsidRPr="007C4884">
        <w:rPr>
          <w:rFonts w:ascii="Garamond" w:eastAsia="Times New Roman" w:hAnsi="Garamond" w:cs="Times New Roman"/>
          <w:color w:val="000000"/>
          <w:sz w:val="24"/>
          <w:szCs w:val="24"/>
        </w:rPr>
        <w:t>The dataset used in this project is sourced from "Israel Tax Authority", an official Israeli government website that provides publicly available information on real estate transactions. This dataset serves as a crucial foundation for our project, as it includes comprehensive details about property sales across Israel.</w:t>
      </w:r>
    </w:p>
    <w:p w14:paraId="5A59B395" w14:textId="77777777" w:rsidR="00F93AB9" w:rsidRPr="007C4884" w:rsidRDefault="00F93AB9" w:rsidP="00F93AB9">
      <w:pPr>
        <w:bidi w:val="0"/>
        <w:spacing w:before="240" w:after="240" w:line="240" w:lineRule="auto"/>
        <w:rPr>
          <w:rFonts w:ascii="Garamond" w:eastAsia="Times New Roman" w:hAnsi="Garamond" w:cs="Times New Roman"/>
          <w:b/>
          <w:sz w:val="24"/>
          <w:szCs w:val="24"/>
        </w:rPr>
      </w:pPr>
      <w:r w:rsidRPr="007C4884">
        <w:rPr>
          <w:rFonts w:ascii="Garamond" w:eastAsia="Times New Roman" w:hAnsi="Garamond" w:cs="Times New Roman"/>
          <w:b/>
          <w:sz w:val="24"/>
          <w:szCs w:val="24"/>
        </w:rPr>
        <w:t>Structure of the dataset</w:t>
      </w:r>
    </w:p>
    <w:p w14:paraId="3E4B3FFC" w14:textId="5869DCD6" w:rsidR="00F93AB9" w:rsidRDefault="00F93AB9" w:rsidP="00F93AB9">
      <w:pPr>
        <w:bidi w:val="0"/>
        <w:spacing w:before="240" w:after="240" w:line="240" w:lineRule="auto"/>
        <w:rPr>
          <w:rFonts w:ascii="Garamond" w:eastAsia="Times New Roman" w:hAnsi="Garamond" w:cs="Times New Roman"/>
          <w:color w:val="000000"/>
          <w:sz w:val="24"/>
          <w:szCs w:val="24"/>
        </w:rPr>
      </w:pPr>
      <w:r>
        <w:rPr>
          <w:rFonts w:ascii="Garamond" w:eastAsia="Times New Roman" w:hAnsi="Garamond" w:cs="Times New Roman"/>
          <w:color w:val="000000"/>
          <w:sz w:val="24"/>
          <w:szCs w:val="24"/>
        </w:rPr>
        <w:t>The data set includes the following information on real estate</w:t>
      </w:r>
      <w:r w:rsidR="00476946">
        <w:rPr>
          <w:rFonts w:ascii="Garamond" w:eastAsia="Times New Roman" w:hAnsi="Garamond" w:cs="Times New Roman"/>
          <w:color w:val="000000"/>
          <w:sz w:val="24"/>
          <w:szCs w:val="24"/>
        </w:rPr>
        <w:t>:</w:t>
      </w:r>
    </w:p>
    <w:p w14:paraId="67E26CC1" w14:textId="77777777" w:rsidR="00F93AB9" w:rsidRPr="007C4884" w:rsidRDefault="00F93AB9" w:rsidP="00F93AB9">
      <w:pPr>
        <w:bidi w:val="0"/>
        <w:spacing w:before="240" w:after="240" w:line="240" w:lineRule="auto"/>
        <w:rPr>
          <w:rFonts w:ascii="Garamond" w:eastAsia="Times New Roman" w:hAnsi="Garamond" w:cs="Times New Roman"/>
          <w:sz w:val="24"/>
          <w:szCs w:val="24"/>
        </w:rPr>
      </w:pPr>
      <w:r>
        <w:rPr>
          <w:rFonts w:ascii="Garamond" w:eastAsia="Times New Roman" w:hAnsi="Garamond" w:cs="Times New Roman"/>
          <w:color w:val="000000"/>
          <w:sz w:val="24"/>
          <w:szCs w:val="24"/>
        </w:rPr>
        <w:t xml:space="preserve"> Number of </w:t>
      </w:r>
      <w:r w:rsidRPr="007C4884">
        <w:rPr>
          <w:rFonts w:ascii="Garamond" w:eastAsia="Times New Roman" w:hAnsi="Garamond" w:cs="Times New Roman"/>
          <w:color w:val="000000"/>
          <w:sz w:val="24"/>
          <w:szCs w:val="24"/>
        </w:rPr>
        <w:t xml:space="preserve">Rooms, </w:t>
      </w:r>
      <w:r>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 xml:space="preserve">Area, </w:t>
      </w:r>
      <w:r>
        <w:rPr>
          <w:rFonts w:ascii="Garamond" w:eastAsia="Times New Roman" w:hAnsi="Garamond" w:cs="Times New Roman"/>
          <w:color w:val="000000"/>
          <w:sz w:val="24"/>
          <w:szCs w:val="24"/>
        </w:rPr>
        <w:t xml:space="preserve">the </w:t>
      </w:r>
      <w:r w:rsidRPr="007C4884">
        <w:rPr>
          <w:rFonts w:ascii="Garamond" w:eastAsia="Times New Roman" w:hAnsi="Garamond" w:cs="Times New Roman"/>
          <w:color w:val="000000"/>
          <w:sz w:val="24"/>
          <w:szCs w:val="24"/>
        </w:rPr>
        <w:t>Year Built</w:t>
      </w:r>
      <w:r w:rsidRPr="007C4884">
        <w:rPr>
          <w:rFonts w:ascii="Garamond" w:eastAsia="Times New Roman" w:hAnsi="Garamond" w:cs="Times New Roman"/>
          <w:sz w:val="24"/>
          <w:szCs w:val="24"/>
        </w:rPr>
        <w:t xml:space="preserve">, </w:t>
      </w:r>
      <w:r>
        <w:rPr>
          <w:rFonts w:ascii="Garamond" w:eastAsia="Times New Roman" w:hAnsi="Garamond" w:cs="Times New Roman"/>
          <w:sz w:val="24"/>
          <w:szCs w:val="24"/>
        </w:rPr>
        <w:t xml:space="preserve">the </w:t>
      </w:r>
      <w:r w:rsidRPr="007C4884">
        <w:rPr>
          <w:rFonts w:ascii="Garamond" w:eastAsia="Times New Roman" w:hAnsi="Garamond" w:cs="Times New Roman"/>
          <w:sz w:val="24"/>
          <w:szCs w:val="24"/>
        </w:rPr>
        <w:t xml:space="preserve">city, </w:t>
      </w:r>
      <w:r>
        <w:rPr>
          <w:rFonts w:ascii="Garamond" w:eastAsia="Times New Roman" w:hAnsi="Garamond" w:cs="Times New Roman"/>
          <w:sz w:val="24"/>
          <w:szCs w:val="24"/>
        </w:rPr>
        <w:t xml:space="preserve">the </w:t>
      </w:r>
      <w:r w:rsidRPr="007C4884">
        <w:rPr>
          <w:rFonts w:ascii="Garamond" w:eastAsia="Times New Roman" w:hAnsi="Garamond" w:cs="Times New Roman"/>
          <w:color w:val="000000"/>
          <w:sz w:val="24"/>
          <w:szCs w:val="24"/>
        </w:rPr>
        <w:t>Type</w:t>
      </w:r>
      <w:r w:rsidRPr="007C4884">
        <w:rPr>
          <w:rFonts w:ascii="Garamond" w:eastAsia="Times New Roman" w:hAnsi="Garamond" w:cs="Times New Roman"/>
          <w:sz w:val="24"/>
          <w:szCs w:val="24"/>
        </w:rPr>
        <w:t xml:space="preserve"> (</w:t>
      </w:r>
      <w:r w:rsidRPr="007C4884">
        <w:rPr>
          <w:rFonts w:ascii="Garamond" w:eastAsia="Times New Roman" w:hAnsi="Garamond" w:cs="Times New Roman"/>
          <w:color w:val="000000"/>
          <w:sz w:val="24"/>
          <w:szCs w:val="24"/>
        </w:rPr>
        <w:t>apartment, single-family home, community housing, etc..</w:t>
      </w:r>
      <w:r w:rsidRPr="007C4884">
        <w:rPr>
          <w:rFonts w:ascii="Garamond" w:eastAsia="Times New Roman" w:hAnsi="Garamond" w:cs="Times New Roman"/>
          <w:sz w:val="24"/>
          <w:szCs w:val="24"/>
        </w:rPr>
        <w:t xml:space="preserve">), </w:t>
      </w:r>
      <w:r>
        <w:rPr>
          <w:rFonts w:ascii="Garamond" w:eastAsia="Times New Roman" w:hAnsi="Garamond" w:cs="Times New Roman"/>
          <w:sz w:val="24"/>
          <w:szCs w:val="24"/>
        </w:rPr>
        <w:t xml:space="preserve">the </w:t>
      </w:r>
      <w:r w:rsidRPr="007C4884">
        <w:rPr>
          <w:rFonts w:ascii="Garamond" w:eastAsia="Times New Roman" w:hAnsi="Garamond" w:cs="Times New Roman"/>
          <w:sz w:val="24"/>
          <w:szCs w:val="24"/>
        </w:rPr>
        <w:t>Price</w:t>
      </w:r>
      <w:r>
        <w:rPr>
          <w:rFonts w:ascii="Garamond" w:eastAsia="Times New Roman" w:hAnsi="Garamond" w:cs="Times New Roman"/>
          <w:sz w:val="24"/>
          <w:szCs w:val="24"/>
        </w:rPr>
        <w:t>, and the block</w:t>
      </w:r>
      <w:r w:rsidRPr="006C63F5">
        <w:rPr>
          <w:rFonts w:ascii="Garamond" w:eastAsia="Times New Roman" w:hAnsi="Garamond" w:cs="Times New Roman"/>
          <w:sz w:val="24"/>
          <w:szCs w:val="24"/>
        </w:rPr>
        <w:t xml:space="preserve"> and </w:t>
      </w:r>
      <w:r>
        <w:rPr>
          <w:rFonts w:ascii="Garamond" w:eastAsia="Times New Roman" w:hAnsi="Garamond" w:cs="Times New Roman"/>
          <w:sz w:val="24"/>
          <w:szCs w:val="24"/>
        </w:rPr>
        <w:t>p</w:t>
      </w:r>
      <w:r w:rsidRPr="006C63F5">
        <w:rPr>
          <w:rFonts w:ascii="Garamond" w:eastAsia="Times New Roman" w:hAnsi="Garamond" w:cs="Times New Roman"/>
          <w:sz w:val="24"/>
          <w:szCs w:val="24"/>
        </w:rPr>
        <w:t xml:space="preserve">arcel </w:t>
      </w:r>
      <w:r>
        <w:rPr>
          <w:rFonts w:ascii="Garamond" w:eastAsia="Times New Roman" w:hAnsi="Garamond" w:cs="Times New Roman"/>
          <w:sz w:val="24"/>
          <w:szCs w:val="24"/>
        </w:rPr>
        <w:t>n</w:t>
      </w:r>
      <w:r w:rsidRPr="006C63F5">
        <w:rPr>
          <w:rFonts w:ascii="Garamond" w:eastAsia="Times New Roman" w:hAnsi="Garamond" w:cs="Times New Roman"/>
          <w:sz w:val="24"/>
          <w:szCs w:val="24"/>
        </w:rPr>
        <w:t>umber</w:t>
      </w:r>
      <w:r w:rsidRPr="007C4884">
        <w:rPr>
          <w:rFonts w:ascii="Garamond" w:eastAsia="Times New Roman" w:hAnsi="Garamond" w:cs="Times New Roman"/>
          <w:sz w:val="24"/>
          <w:szCs w:val="24"/>
        </w:rPr>
        <w:t>.</w:t>
      </w:r>
    </w:p>
    <w:p w14:paraId="74730984" w14:textId="77777777" w:rsidR="00F93AB9" w:rsidRDefault="00F93AB9" w:rsidP="00F93AB9">
      <w:pPr>
        <w:bidi w:val="0"/>
        <w:spacing w:before="240" w:after="240" w:line="240" w:lineRule="auto"/>
        <w:ind w:left="720"/>
        <w:rPr>
          <w:rFonts w:ascii="Garamond" w:eastAsia="Times New Roman" w:hAnsi="Garamond" w:cs="Times New Roman"/>
          <w:color w:val="000000"/>
          <w:sz w:val="24"/>
          <w:szCs w:val="24"/>
        </w:rPr>
      </w:pPr>
      <w:r w:rsidRPr="007C4884">
        <w:rPr>
          <w:rFonts w:ascii="Garamond" w:eastAsia="Times New Roman" w:hAnsi="Garamond" w:cs="Times New Roman"/>
          <w:noProof/>
          <w:color w:val="000000"/>
          <w:sz w:val="24"/>
          <w:szCs w:val="24"/>
        </w:rPr>
        <w:lastRenderedPageBreak/>
        <w:drawing>
          <wp:inline distT="0" distB="0" distL="0" distR="0" wp14:anchorId="206AFEF0" wp14:editId="43C2F130">
            <wp:extent cx="3861766" cy="4334338"/>
            <wp:effectExtent l="0" t="0" r="0" b="0"/>
            <wp:docPr id="2144652539" name="image6.png" descr="תמונה שמכילה טקסט, צילום מסך, תוכנה, מספר&#10;&#10;התיאור נוצר באופן אוטומטי"/>
            <wp:cNvGraphicFramePr/>
            <a:graphic xmlns:a="http://schemas.openxmlformats.org/drawingml/2006/main">
              <a:graphicData uri="http://schemas.openxmlformats.org/drawingml/2006/picture">
                <pic:pic xmlns:pic="http://schemas.openxmlformats.org/drawingml/2006/picture">
                  <pic:nvPicPr>
                    <pic:cNvPr id="0" name="image6.png" descr="תמונה שמכילה טקסט, צילום מסך, תוכנה, מספר&#10;&#10;התיאור נוצר באופן אוטומטי"/>
                    <pic:cNvPicPr preferRelativeResize="0"/>
                  </pic:nvPicPr>
                  <pic:blipFill>
                    <a:blip r:embed="rId14"/>
                    <a:srcRect/>
                    <a:stretch>
                      <a:fillRect/>
                    </a:stretch>
                  </pic:blipFill>
                  <pic:spPr>
                    <a:xfrm>
                      <a:off x="0" y="0"/>
                      <a:ext cx="3861766" cy="4334338"/>
                    </a:xfrm>
                    <a:prstGeom prst="rect">
                      <a:avLst/>
                    </a:prstGeom>
                    <a:ln/>
                  </pic:spPr>
                </pic:pic>
              </a:graphicData>
            </a:graphic>
          </wp:inline>
        </w:drawing>
      </w:r>
    </w:p>
    <w:p w14:paraId="7C41123F" w14:textId="44FC16A1" w:rsidR="00F93AB9" w:rsidRDefault="00ED1233" w:rsidP="00F93AB9">
      <w:pPr>
        <w:bidi w:val="0"/>
        <w:spacing w:after="0" w:line="240" w:lineRule="auto"/>
        <w:ind w:firstLine="720"/>
        <w:rPr>
          <w:rFonts w:ascii="Garamond" w:eastAsia="Times New Roman" w:hAnsi="Garamond" w:cs="Times New Roman"/>
          <w:sz w:val="24"/>
          <w:szCs w:val="24"/>
        </w:rPr>
      </w:pPr>
      <w:r>
        <w:rPr>
          <w:rFonts w:ascii="Garamond" w:eastAsia="Times New Roman" w:hAnsi="Garamond" w:cs="Times New Roman"/>
          <w:sz w:val="24"/>
          <w:szCs w:val="24"/>
        </w:rPr>
        <w:t>Figure</w:t>
      </w:r>
      <w:r w:rsidR="00F93AB9" w:rsidRPr="007C4884">
        <w:rPr>
          <w:rFonts w:ascii="Garamond" w:eastAsia="Times New Roman" w:hAnsi="Garamond" w:cs="Times New Roman"/>
          <w:sz w:val="24"/>
          <w:szCs w:val="24"/>
        </w:rPr>
        <w:t xml:space="preserve"> </w:t>
      </w:r>
      <w:r w:rsidR="001E438F">
        <w:rPr>
          <w:rFonts w:ascii="Garamond" w:eastAsia="Times New Roman" w:hAnsi="Garamond" w:cs="Times New Roman"/>
          <w:sz w:val="24"/>
          <w:szCs w:val="24"/>
        </w:rPr>
        <w:t>5</w:t>
      </w:r>
      <w:r w:rsidR="00F93AB9" w:rsidRPr="007C4884">
        <w:rPr>
          <w:rFonts w:ascii="Garamond" w:eastAsia="Times New Roman" w:hAnsi="Garamond" w:cs="Times New Roman"/>
          <w:sz w:val="24"/>
          <w:szCs w:val="24"/>
        </w:rPr>
        <w:t>:</w:t>
      </w:r>
      <w:r w:rsidR="00F93AB9">
        <w:rPr>
          <w:rFonts w:ascii="Garamond" w:eastAsia="Times New Roman" w:hAnsi="Garamond" w:cs="Times New Roman"/>
          <w:sz w:val="24"/>
          <w:szCs w:val="24"/>
        </w:rPr>
        <w:t xml:space="preserve"> Dataset Structure Example</w:t>
      </w:r>
    </w:p>
    <w:p w14:paraId="6766007B" w14:textId="77777777" w:rsidR="00F93AB9" w:rsidRPr="007C4884" w:rsidRDefault="00F93AB9" w:rsidP="00F93AB9">
      <w:pPr>
        <w:bidi w:val="0"/>
        <w:spacing w:after="0" w:line="240" w:lineRule="auto"/>
        <w:rPr>
          <w:rFonts w:ascii="Garamond" w:eastAsia="Times New Roman" w:hAnsi="Garamond" w:cs="Times New Roman"/>
          <w:sz w:val="24"/>
          <w:szCs w:val="24"/>
        </w:rPr>
      </w:pPr>
    </w:p>
    <w:p w14:paraId="4F2D69CA" w14:textId="77777777" w:rsidR="00F93AB9" w:rsidRDefault="00F93AB9" w:rsidP="00F93AB9">
      <w:pPr>
        <w:bidi w:val="0"/>
        <w:spacing w:before="240" w:after="240" w:line="240" w:lineRule="auto"/>
        <w:rPr>
          <w:rFonts w:ascii="Garamond" w:eastAsia="Times New Roman" w:hAnsi="Garamond" w:cs="Times New Roman"/>
          <w:color w:val="000000"/>
          <w:sz w:val="24"/>
          <w:szCs w:val="24"/>
        </w:rPr>
      </w:pPr>
      <w:r w:rsidRPr="007C4884">
        <w:rPr>
          <w:rFonts w:ascii="Garamond" w:eastAsia="Times New Roman" w:hAnsi="Garamond" w:cs="Times New Roman"/>
          <w:color w:val="000000"/>
          <w:sz w:val="24"/>
          <w:szCs w:val="24"/>
        </w:rPr>
        <w:t xml:space="preserve">The dataset </w:t>
      </w:r>
      <w:r>
        <w:rPr>
          <w:rFonts w:ascii="Garamond" w:eastAsia="Times New Roman" w:hAnsi="Garamond" w:cs="Times New Roman"/>
          <w:color w:val="000000"/>
          <w:sz w:val="24"/>
          <w:szCs w:val="24"/>
        </w:rPr>
        <w:t xml:space="preserve">was </w:t>
      </w:r>
      <w:r w:rsidRPr="007C4884">
        <w:rPr>
          <w:rFonts w:ascii="Garamond" w:eastAsia="Times New Roman" w:hAnsi="Garamond" w:cs="Times New Roman"/>
          <w:color w:val="000000"/>
          <w:sz w:val="24"/>
          <w:szCs w:val="24"/>
        </w:rPr>
        <w:t>downloaded as an Excel file directly from the website.</w:t>
      </w:r>
      <w:r>
        <w:rPr>
          <w:rFonts w:ascii="Garamond" w:eastAsia="Times New Roman" w:hAnsi="Garamond" w:cs="Times New Roman"/>
          <w:color w:val="000000"/>
          <w:sz w:val="24"/>
          <w:szCs w:val="24"/>
        </w:rPr>
        <w:br/>
      </w:r>
      <w:r>
        <w:rPr>
          <w:rFonts w:ascii="Garamond" w:eastAsia="Times New Roman" w:hAnsi="Garamond" w:cs="Times New Roman"/>
          <w:color w:val="000000"/>
          <w:sz w:val="24"/>
          <w:szCs w:val="24"/>
        </w:rPr>
        <w:br/>
      </w:r>
      <w:r w:rsidRPr="007C4884">
        <w:rPr>
          <w:rFonts w:ascii="Garamond" w:eastAsia="Times New Roman" w:hAnsi="Garamond" w:cs="Times New Roman"/>
          <w:color w:val="000000"/>
          <w:sz w:val="24"/>
          <w:szCs w:val="24"/>
        </w:rPr>
        <w:t xml:space="preserve"> </w:t>
      </w:r>
      <w:r w:rsidRPr="007403C9">
        <w:rPr>
          <w:rFonts w:ascii="Garamond" w:eastAsia="Times New Roman" w:hAnsi="Garamond" w:cs="Times New Roman"/>
          <w:color w:val="000000"/>
          <w:sz w:val="24"/>
          <w:szCs w:val="24"/>
        </w:rPr>
        <w:t xml:space="preserve">In total, we used about </w:t>
      </w:r>
      <w:r>
        <w:rPr>
          <w:rFonts w:ascii="Garamond" w:eastAsia="Times New Roman" w:hAnsi="Garamond" w:cs="Times New Roman"/>
          <w:color w:val="000000"/>
          <w:sz w:val="24"/>
          <w:szCs w:val="24"/>
        </w:rPr>
        <w:t>2</w:t>
      </w:r>
      <w:r w:rsidRPr="007403C9">
        <w:rPr>
          <w:rFonts w:ascii="Garamond" w:eastAsia="Times New Roman" w:hAnsi="Garamond" w:cs="Times New Roman"/>
          <w:color w:val="000000"/>
          <w:sz w:val="24"/>
          <w:szCs w:val="24"/>
        </w:rPr>
        <w:t>,</w:t>
      </w:r>
      <w:r>
        <w:rPr>
          <w:rFonts w:ascii="Garamond" w:eastAsia="Times New Roman" w:hAnsi="Garamond" w:cs="Times New Roman"/>
          <w:color w:val="000000"/>
          <w:sz w:val="24"/>
          <w:szCs w:val="24"/>
        </w:rPr>
        <w:t>179</w:t>
      </w:r>
      <w:r w:rsidRPr="007403C9">
        <w:rPr>
          <w:rFonts w:ascii="Garamond" w:eastAsia="Times New Roman" w:hAnsi="Garamond" w:cs="Times New Roman"/>
          <w:color w:val="000000"/>
          <w:sz w:val="24"/>
          <w:szCs w:val="24"/>
        </w:rPr>
        <w:t xml:space="preserve"> transaction records, taken from data between 20</w:t>
      </w:r>
      <w:r>
        <w:rPr>
          <w:rFonts w:ascii="Garamond" w:eastAsia="Times New Roman" w:hAnsi="Garamond" w:cs="Times New Roman"/>
          <w:color w:val="000000"/>
          <w:sz w:val="24"/>
          <w:szCs w:val="24"/>
        </w:rPr>
        <w:t>24</w:t>
      </w:r>
      <w:r w:rsidRPr="007403C9">
        <w:rPr>
          <w:rFonts w:ascii="Garamond" w:eastAsia="Times New Roman" w:hAnsi="Garamond" w:cs="Times New Roman"/>
          <w:color w:val="000000"/>
          <w:sz w:val="24"/>
          <w:szCs w:val="24"/>
        </w:rPr>
        <w:t xml:space="preserve"> and 202</w:t>
      </w:r>
      <w:r>
        <w:rPr>
          <w:rFonts w:ascii="Garamond" w:eastAsia="Times New Roman" w:hAnsi="Garamond" w:cs="Times New Roman"/>
          <w:color w:val="000000"/>
          <w:sz w:val="24"/>
          <w:szCs w:val="24"/>
        </w:rPr>
        <w:t>5, w</w:t>
      </w:r>
      <w:r w:rsidRPr="001E0C2D">
        <w:rPr>
          <w:rFonts w:ascii="Garamond" w:eastAsia="Times New Roman" w:hAnsi="Garamond" w:cs="Times New Roman"/>
          <w:color w:val="000000"/>
          <w:sz w:val="24"/>
          <w:szCs w:val="24"/>
        </w:rPr>
        <w:t>e decided not to include older data from previous years because real estate prices have changed a lot over time</w:t>
      </w:r>
      <w:r>
        <w:rPr>
          <w:rFonts w:ascii="Garamond" w:eastAsia="Times New Roman" w:hAnsi="Garamond" w:cs="Times New Roman"/>
          <w:color w:val="000000"/>
          <w:sz w:val="24"/>
          <w:szCs w:val="24"/>
        </w:rPr>
        <w:t xml:space="preserve">, that </w:t>
      </w:r>
      <w:r w:rsidRPr="001E0C2D">
        <w:rPr>
          <w:rFonts w:ascii="Garamond" w:eastAsia="Times New Roman" w:hAnsi="Garamond" w:cs="Times New Roman"/>
          <w:color w:val="000000"/>
          <w:sz w:val="24"/>
          <w:szCs w:val="24"/>
        </w:rPr>
        <w:t>could confuse the model and lower its accuracy, since the prices back then were very different from today.</w:t>
      </w:r>
    </w:p>
    <w:p w14:paraId="1C4054EF" w14:textId="77777777" w:rsidR="00F93AB9" w:rsidRDefault="00F93AB9" w:rsidP="00F93AB9">
      <w:pPr>
        <w:bidi w:val="0"/>
        <w:spacing w:before="240" w:after="240" w:line="240" w:lineRule="auto"/>
        <w:rPr>
          <w:rFonts w:ascii="Garamond" w:eastAsia="Times New Roman" w:hAnsi="Garamond" w:cs="Times New Roman"/>
          <w:color w:val="000000"/>
          <w:sz w:val="24"/>
          <w:szCs w:val="24"/>
        </w:rPr>
      </w:pPr>
      <w:r w:rsidRPr="007403C9">
        <w:rPr>
          <w:rFonts w:ascii="Garamond" w:eastAsia="Times New Roman" w:hAnsi="Garamond" w:cs="Times New Roman"/>
          <w:color w:val="000000"/>
          <w:sz w:val="24"/>
          <w:szCs w:val="24"/>
        </w:rPr>
        <w:t xml:space="preserve">The cities we focused on were Haifa, </w:t>
      </w:r>
      <w:r>
        <w:rPr>
          <w:rFonts w:ascii="Garamond" w:eastAsia="Times New Roman" w:hAnsi="Garamond" w:cs="Times New Roman"/>
          <w:color w:val="000000"/>
          <w:sz w:val="24"/>
          <w:szCs w:val="24"/>
        </w:rPr>
        <w:t>Nahariya</w:t>
      </w:r>
      <w:r w:rsidRPr="007403C9">
        <w:rPr>
          <w:rFonts w:ascii="Garamond" w:eastAsia="Times New Roman" w:hAnsi="Garamond" w:cs="Times New Roman"/>
          <w:color w:val="000000"/>
          <w:sz w:val="24"/>
          <w:szCs w:val="24"/>
        </w:rPr>
        <w:t xml:space="preserve"> and Karmiel. We picked these places because they had enough available data and covered different types of areas and properties, which helped the model learn bett</w:t>
      </w:r>
      <w:r>
        <w:rPr>
          <w:rFonts w:ascii="Garamond" w:eastAsia="Times New Roman" w:hAnsi="Garamond" w:cs="Times New Roman"/>
          <w:color w:val="000000"/>
          <w:sz w:val="24"/>
          <w:szCs w:val="24"/>
        </w:rPr>
        <w:t>er.</w:t>
      </w:r>
    </w:p>
    <w:p w14:paraId="6B071389" w14:textId="77777777" w:rsidR="00F93AB9" w:rsidRDefault="00F93AB9" w:rsidP="00F93AB9">
      <w:pPr>
        <w:bidi w:val="0"/>
        <w:spacing w:before="240" w:after="240" w:line="240" w:lineRule="auto"/>
        <w:rPr>
          <w:rFonts w:ascii="Garamond" w:eastAsia="Times New Roman" w:hAnsi="Garamond" w:cs="Times New Roman"/>
          <w:color w:val="000000"/>
          <w:sz w:val="24"/>
          <w:szCs w:val="24"/>
        </w:rPr>
      </w:pPr>
    </w:p>
    <w:p w14:paraId="2B87450B" w14:textId="77777777" w:rsidR="00FD01FE" w:rsidRDefault="00FD01FE" w:rsidP="00FD01FE">
      <w:pPr>
        <w:bidi w:val="0"/>
        <w:spacing w:before="240" w:after="240" w:line="240" w:lineRule="auto"/>
        <w:rPr>
          <w:rFonts w:ascii="Garamond" w:eastAsia="Times New Roman" w:hAnsi="Garamond" w:cs="Times New Roman"/>
          <w:color w:val="000000"/>
          <w:sz w:val="24"/>
          <w:szCs w:val="24"/>
        </w:rPr>
      </w:pPr>
    </w:p>
    <w:p w14:paraId="17B14A1F" w14:textId="77777777" w:rsidR="00FD01FE" w:rsidRDefault="00FD01FE" w:rsidP="00FD01FE">
      <w:pPr>
        <w:bidi w:val="0"/>
        <w:spacing w:before="240" w:after="240" w:line="240" w:lineRule="auto"/>
        <w:rPr>
          <w:rFonts w:ascii="Garamond" w:eastAsia="Times New Roman" w:hAnsi="Garamond" w:cs="Times New Roman"/>
          <w:color w:val="000000"/>
          <w:sz w:val="24"/>
          <w:szCs w:val="24"/>
        </w:rPr>
      </w:pPr>
    </w:p>
    <w:p w14:paraId="39D399E2" w14:textId="77777777" w:rsidR="00FD01FE" w:rsidRDefault="00FD01FE" w:rsidP="00FD01FE">
      <w:pPr>
        <w:bidi w:val="0"/>
        <w:spacing w:before="240" w:after="240" w:line="240" w:lineRule="auto"/>
        <w:rPr>
          <w:rFonts w:ascii="Garamond" w:eastAsia="Times New Roman" w:hAnsi="Garamond" w:cs="Times New Roman"/>
          <w:color w:val="000000"/>
          <w:sz w:val="24"/>
          <w:szCs w:val="24"/>
        </w:rPr>
      </w:pPr>
    </w:p>
    <w:p w14:paraId="7D5DA164" w14:textId="4E2CDBA5" w:rsidR="00FD01FE" w:rsidRDefault="00FD01FE" w:rsidP="00FD01FE">
      <w:pPr>
        <w:bidi w:val="0"/>
        <w:spacing w:before="240" w:after="240" w:line="240" w:lineRule="auto"/>
        <w:rPr>
          <w:rFonts w:ascii="Garamond" w:eastAsia="Times New Roman" w:hAnsi="Garamond" w:cs="Times New Roman"/>
          <w:color w:val="000000"/>
          <w:sz w:val="24"/>
          <w:szCs w:val="24"/>
        </w:rPr>
      </w:pPr>
    </w:p>
    <w:p w14:paraId="35CE77BB" w14:textId="77777777" w:rsidR="00D12F7B" w:rsidRDefault="00D12F7B" w:rsidP="00D12F7B">
      <w:pPr>
        <w:bidi w:val="0"/>
        <w:spacing w:before="240" w:after="240" w:line="240" w:lineRule="auto"/>
        <w:rPr>
          <w:rFonts w:ascii="Garamond" w:eastAsia="Times New Roman" w:hAnsi="Garamond" w:cs="Times New Roman"/>
          <w:color w:val="000000"/>
          <w:sz w:val="24"/>
          <w:szCs w:val="24"/>
        </w:rPr>
      </w:pPr>
    </w:p>
    <w:p w14:paraId="02EA2719" w14:textId="090C3F5A" w:rsidR="00347F91" w:rsidRPr="00347F91" w:rsidRDefault="00F93AB9" w:rsidP="00347F91">
      <w:pPr>
        <w:pStyle w:val="ae"/>
        <w:numPr>
          <w:ilvl w:val="1"/>
          <w:numId w:val="1"/>
        </w:numPr>
        <w:bidi w:val="0"/>
        <w:spacing w:before="240" w:after="240" w:line="240" w:lineRule="auto"/>
        <w:rPr>
          <w:rFonts w:ascii="Garamond" w:eastAsia="Times New Roman" w:hAnsi="Garamond" w:cs="Times New Roman"/>
          <w:b/>
          <w:bCs/>
          <w:sz w:val="24"/>
          <w:szCs w:val="24"/>
        </w:rPr>
      </w:pPr>
      <w:bookmarkStart w:id="24" w:name="_Ref204336516"/>
      <w:r w:rsidRPr="00347F91">
        <w:rPr>
          <w:rFonts w:ascii="Garamond" w:eastAsia="Times New Roman" w:hAnsi="Garamond" w:cs="Times New Roman"/>
          <w:b/>
          <w:bCs/>
          <w:sz w:val="24"/>
          <w:szCs w:val="24"/>
        </w:rPr>
        <w:lastRenderedPageBreak/>
        <w:t>Model Training</w:t>
      </w:r>
      <w:bookmarkEnd w:id="24"/>
    </w:p>
    <w:p w14:paraId="4DFA8B85" w14:textId="77777777" w:rsidR="00F93AB9" w:rsidRPr="00A43A16" w:rsidRDefault="00F93AB9" w:rsidP="00F93AB9">
      <w:pPr>
        <w:bidi w:val="0"/>
        <w:spacing w:before="240" w:after="240" w:line="240" w:lineRule="auto"/>
        <w:rPr>
          <w:rFonts w:ascii="Garamond" w:eastAsia="Times New Roman" w:hAnsi="Garamond" w:cs="Times New Roman"/>
          <w:sz w:val="24"/>
          <w:szCs w:val="24"/>
        </w:rPr>
      </w:pPr>
      <w:r w:rsidRPr="00A43A16">
        <w:rPr>
          <w:rFonts w:ascii="Garamond" w:eastAsia="Times New Roman" w:hAnsi="Garamond" w:cs="Times New Roman"/>
          <w:sz w:val="24"/>
          <w:szCs w:val="24"/>
        </w:rPr>
        <w:t>The training process included the following steps:</w:t>
      </w:r>
    </w:p>
    <w:p w14:paraId="1FC741EA" w14:textId="77777777" w:rsidR="00F93AB9" w:rsidRPr="00A43A16" w:rsidRDefault="00F93AB9" w:rsidP="00F93AB9">
      <w:pPr>
        <w:bidi w:val="0"/>
        <w:spacing w:before="240" w:after="240" w:line="240" w:lineRule="auto"/>
        <w:rPr>
          <w:rFonts w:ascii="Garamond" w:eastAsia="Times New Roman" w:hAnsi="Garamond" w:cs="Times New Roman"/>
          <w:sz w:val="24"/>
          <w:szCs w:val="24"/>
        </w:rPr>
      </w:pPr>
      <w:r w:rsidRPr="00A43A16">
        <w:rPr>
          <w:rFonts w:ascii="Garamond" w:eastAsia="Times New Roman" w:hAnsi="Garamond" w:cs="Times New Roman"/>
          <w:b/>
          <w:bCs/>
          <w:sz w:val="24"/>
          <w:szCs w:val="24"/>
        </w:rPr>
        <w:t>Data Splitting:</w:t>
      </w:r>
      <w:r w:rsidRPr="00A43A16">
        <w:rPr>
          <w:rFonts w:ascii="Garamond" w:eastAsia="Times New Roman" w:hAnsi="Garamond" w:cs="Times New Roman"/>
          <w:sz w:val="24"/>
          <w:szCs w:val="24"/>
        </w:rPr>
        <w:t xml:space="preserve"> The dataset was divided into 80% for training and 20% for testing using train_test_split, ensuring proper model validation.</w:t>
      </w:r>
    </w:p>
    <w:p w14:paraId="3A386442" w14:textId="77777777" w:rsidR="00F93AB9" w:rsidRPr="00A43A16" w:rsidRDefault="00F93AB9" w:rsidP="00F93AB9">
      <w:pPr>
        <w:bidi w:val="0"/>
        <w:spacing w:before="240" w:after="240" w:line="240" w:lineRule="auto"/>
        <w:rPr>
          <w:rFonts w:ascii="Garamond" w:eastAsia="Times New Roman" w:hAnsi="Garamond" w:cs="Times New Roman"/>
          <w:sz w:val="24"/>
          <w:szCs w:val="24"/>
        </w:rPr>
      </w:pPr>
      <w:r w:rsidRPr="00A43A16">
        <w:rPr>
          <w:rFonts w:ascii="Garamond" w:eastAsia="Times New Roman" w:hAnsi="Garamond" w:cs="Times New Roman"/>
          <w:b/>
          <w:bCs/>
          <w:sz w:val="24"/>
          <w:szCs w:val="24"/>
        </w:rPr>
        <w:t>Model Training:</w:t>
      </w:r>
      <w:r w:rsidRPr="00A43A16">
        <w:rPr>
          <w:rFonts w:ascii="Garamond" w:eastAsia="Times New Roman" w:hAnsi="Garamond" w:cs="Times New Roman"/>
          <w:sz w:val="24"/>
          <w:szCs w:val="24"/>
        </w:rPr>
        <w:t xml:space="preserve"> The model was trained using the processed feature set (X_train) and the corresponding property prices (y_train).</w:t>
      </w:r>
    </w:p>
    <w:p w14:paraId="5A118D56" w14:textId="77777777" w:rsidR="001E438F" w:rsidRDefault="001E438F" w:rsidP="001E438F">
      <w:pPr>
        <w:bidi w:val="0"/>
        <w:spacing w:before="240" w:after="240" w:line="240" w:lineRule="auto"/>
        <w:rPr>
          <w:rFonts w:ascii="Garamond" w:eastAsia="Times New Roman" w:hAnsi="Garamond" w:cs="Times New Roman"/>
          <w:sz w:val="24"/>
          <w:szCs w:val="24"/>
        </w:rPr>
      </w:pPr>
    </w:p>
    <w:p w14:paraId="5C501CEF" w14:textId="77777777" w:rsidR="00FD01FE" w:rsidRDefault="00FD01FE" w:rsidP="00FD01FE">
      <w:pPr>
        <w:bidi w:val="0"/>
        <w:spacing w:before="240" w:after="240" w:line="240" w:lineRule="auto"/>
        <w:rPr>
          <w:rFonts w:ascii="Garamond" w:eastAsia="Times New Roman" w:hAnsi="Garamond" w:cs="Times New Roman"/>
          <w:sz w:val="24"/>
          <w:szCs w:val="24"/>
        </w:rPr>
      </w:pPr>
    </w:p>
    <w:p w14:paraId="49D37D0F" w14:textId="378AC316" w:rsidR="00350E8E" w:rsidRPr="00350E8E" w:rsidRDefault="004B4A03" w:rsidP="00350E8E">
      <w:pPr>
        <w:pStyle w:val="ae"/>
        <w:numPr>
          <w:ilvl w:val="0"/>
          <w:numId w:val="1"/>
        </w:numPr>
        <w:bidi w:val="0"/>
        <w:spacing w:before="240" w:after="240" w:line="240" w:lineRule="auto"/>
        <w:jc w:val="center"/>
        <w:rPr>
          <w:rFonts w:ascii="Garamond" w:eastAsia="Times New Roman" w:hAnsi="Garamond" w:cs="Times New Roman"/>
          <w:b/>
          <w:bCs/>
          <w:sz w:val="28"/>
          <w:szCs w:val="28"/>
        </w:rPr>
      </w:pPr>
      <w:bookmarkStart w:id="25" w:name="_Ref204336531"/>
      <w:r w:rsidRPr="00350E8E">
        <w:rPr>
          <w:rFonts w:ascii="Garamond" w:eastAsia="Times New Roman" w:hAnsi="Garamond" w:cs="Times New Roman"/>
          <w:b/>
          <w:bCs/>
          <w:sz w:val="28"/>
          <w:szCs w:val="28"/>
        </w:rPr>
        <w:t>System Implementation</w:t>
      </w:r>
      <w:bookmarkEnd w:id="25"/>
    </w:p>
    <w:p w14:paraId="4EF66E40" w14:textId="6CB4D7D6" w:rsidR="001E438F" w:rsidRDefault="004B4A03" w:rsidP="00996832">
      <w:pPr>
        <w:bidi w:val="0"/>
        <w:spacing w:before="240" w:after="240" w:line="240" w:lineRule="auto"/>
        <w:rPr>
          <w:rFonts w:ascii="Garamond" w:eastAsia="Times New Roman" w:hAnsi="Garamond" w:cs="Times New Roman"/>
          <w:sz w:val="24"/>
          <w:szCs w:val="24"/>
        </w:rPr>
      </w:pPr>
      <w:r w:rsidRPr="004B4A03">
        <w:rPr>
          <w:rFonts w:ascii="Garamond" w:eastAsia="Times New Roman" w:hAnsi="Garamond" w:cs="Times New Roman"/>
          <w:sz w:val="24"/>
          <w:szCs w:val="24"/>
        </w:rPr>
        <w:t xml:space="preserve">The project was implemented as a full-stack web application with two main components: the </w:t>
      </w:r>
      <w:proofErr w:type="gramStart"/>
      <w:r w:rsidRPr="004B4A03">
        <w:rPr>
          <w:rFonts w:ascii="Garamond" w:eastAsia="Times New Roman" w:hAnsi="Garamond" w:cs="Times New Roman"/>
          <w:sz w:val="24"/>
          <w:szCs w:val="24"/>
        </w:rPr>
        <w:t>frontend</w:t>
      </w:r>
      <w:proofErr w:type="gramEnd"/>
      <w:r w:rsidRPr="004B4A03">
        <w:rPr>
          <w:rFonts w:ascii="Garamond" w:eastAsia="Times New Roman" w:hAnsi="Garamond" w:cs="Times New Roman"/>
          <w:sz w:val="24"/>
          <w:szCs w:val="24"/>
        </w:rPr>
        <w:t xml:space="preserve"> (user interface) and the backend (logic, model execution, and data processing). The machine learning model is embedded in the backend and is used in real-time to predict housing prices based on user inputs.</w:t>
      </w:r>
    </w:p>
    <w:p w14:paraId="0CF53B57" w14:textId="77777777" w:rsidR="00FD01FE" w:rsidRPr="00996832" w:rsidRDefault="00FD01FE" w:rsidP="00FD01FE">
      <w:pPr>
        <w:bidi w:val="0"/>
        <w:spacing w:before="240" w:after="240" w:line="240" w:lineRule="auto"/>
        <w:rPr>
          <w:rFonts w:ascii="Garamond" w:eastAsia="Times New Roman" w:hAnsi="Garamond" w:cs="Times New Roman"/>
          <w:sz w:val="24"/>
          <w:szCs w:val="24"/>
        </w:rPr>
      </w:pPr>
    </w:p>
    <w:p w14:paraId="5EFF79BB" w14:textId="7A92E467" w:rsidR="00350E8E" w:rsidRPr="00350E8E" w:rsidRDefault="0097663A" w:rsidP="00350E8E">
      <w:pPr>
        <w:pStyle w:val="ae"/>
        <w:numPr>
          <w:ilvl w:val="1"/>
          <w:numId w:val="1"/>
        </w:numPr>
        <w:bidi w:val="0"/>
        <w:spacing w:before="240" w:after="240" w:line="240" w:lineRule="auto"/>
        <w:rPr>
          <w:rFonts w:ascii="Garamond" w:eastAsia="Times New Roman" w:hAnsi="Garamond" w:cs="Times New Roman"/>
          <w:b/>
          <w:bCs/>
          <w:sz w:val="24"/>
          <w:szCs w:val="24"/>
        </w:rPr>
      </w:pPr>
      <w:bookmarkStart w:id="26" w:name="_Ref204336538"/>
      <w:r w:rsidRPr="00350E8E">
        <w:rPr>
          <w:rFonts w:ascii="Garamond" w:eastAsia="Times New Roman" w:hAnsi="Garamond" w:cs="Times New Roman"/>
          <w:b/>
          <w:bCs/>
          <w:sz w:val="24"/>
          <w:szCs w:val="24"/>
        </w:rPr>
        <w:t>Backend Functional Flow</w:t>
      </w:r>
      <w:bookmarkEnd w:id="26"/>
    </w:p>
    <w:tbl>
      <w:tblPr>
        <w:tblStyle w:val="4-5"/>
        <w:tblW w:w="0" w:type="auto"/>
        <w:tblLook w:val="04A0" w:firstRow="1" w:lastRow="0" w:firstColumn="1" w:lastColumn="0" w:noHBand="0" w:noVBand="1"/>
      </w:tblPr>
      <w:tblGrid>
        <w:gridCol w:w="659"/>
        <w:gridCol w:w="7170"/>
      </w:tblGrid>
      <w:tr w:rsidR="00972D41" w:rsidRPr="00972D41" w14:paraId="1DB5AE78" w14:textId="77777777" w:rsidTr="008469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hideMark/>
          </w:tcPr>
          <w:p w14:paraId="3F35097C" w14:textId="77777777" w:rsidR="00972D41" w:rsidRPr="00972D41" w:rsidRDefault="00972D41" w:rsidP="00972D41">
            <w:pPr>
              <w:bidi w:val="0"/>
              <w:spacing w:before="240" w:after="240"/>
              <w:rPr>
                <w:rFonts w:ascii="Garamond" w:eastAsia="Times New Roman" w:hAnsi="Garamond" w:cs="Times New Roman"/>
                <w:sz w:val="24"/>
                <w:szCs w:val="24"/>
              </w:rPr>
            </w:pPr>
            <w:r w:rsidRPr="00972D41">
              <w:rPr>
                <w:rFonts w:ascii="Garamond" w:eastAsia="Times New Roman" w:hAnsi="Garamond" w:cs="Times New Roman"/>
                <w:sz w:val="24"/>
                <w:szCs w:val="24"/>
              </w:rPr>
              <w:t>Step</w:t>
            </w:r>
          </w:p>
        </w:tc>
        <w:tc>
          <w:tcPr>
            <w:tcW w:w="7170" w:type="dxa"/>
            <w:hideMark/>
          </w:tcPr>
          <w:p w14:paraId="70B9A9D8" w14:textId="77777777" w:rsidR="00972D41" w:rsidRPr="00972D41" w:rsidRDefault="00972D41" w:rsidP="00972D41">
            <w:pPr>
              <w:bidi w:val="0"/>
              <w:spacing w:before="240" w:after="240"/>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972D41">
              <w:rPr>
                <w:rFonts w:ascii="Garamond" w:eastAsia="Times New Roman" w:hAnsi="Garamond" w:cs="Times New Roman"/>
                <w:sz w:val="24"/>
                <w:szCs w:val="24"/>
              </w:rPr>
              <w:t>Description</w:t>
            </w:r>
          </w:p>
        </w:tc>
      </w:tr>
      <w:tr w:rsidR="00972D41" w:rsidRPr="00972D41" w14:paraId="1CFFC494" w14:textId="77777777" w:rsidTr="00846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hideMark/>
          </w:tcPr>
          <w:p w14:paraId="5DF2F3C1" w14:textId="77777777" w:rsidR="00972D41" w:rsidRPr="00972D41" w:rsidRDefault="00972D41" w:rsidP="00972D41">
            <w:pPr>
              <w:bidi w:val="0"/>
              <w:spacing w:before="240" w:after="240"/>
              <w:rPr>
                <w:rFonts w:ascii="Garamond" w:eastAsia="Times New Roman" w:hAnsi="Garamond" w:cs="Times New Roman"/>
                <w:sz w:val="24"/>
                <w:szCs w:val="24"/>
              </w:rPr>
            </w:pPr>
            <w:r w:rsidRPr="00972D41">
              <w:rPr>
                <w:rFonts w:ascii="Garamond" w:eastAsia="Times New Roman" w:hAnsi="Garamond" w:cs="Times New Roman"/>
                <w:sz w:val="24"/>
                <w:szCs w:val="24"/>
              </w:rPr>
              <w:t>1</w:t>
            </w:r>
          </w:p>
        </w:tc>
        <w:tc>
          <w:tcPr>
            <w:tcW w:w="7170" w:type="dxa"/>
            <w:hideMark/>
          </w:tcPr>
          <w:p w14:paraId="4C7E1BDD" w14:textId="77777777" w:rsidR="00972D41" w:rsidRPr="00972D41" w:rsidRDefault="00972D41" w:rsidP="00972D41">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sidRPr="00972D41">
              <w:rPr>
                <w:rFonts w:ascii="Garamond" w:eastAsia="Times New Roman" w:hAnsi="Garamond" w:cs="Times New Roman"/>
                <w:sz w:val="24"/>
                <w:szCs w:val="24"/>
              </w:rPr>
              <w:t>Flask server receives property input from the frontend via a POST request</w:t>
            </w:r>
          </w:p>
        </w:tc>
      </w:tr>
      <w:tr w:rsidR="00972D41" w:rsidRPr="00972D41" w14:paraId="4A02C8E6" w14:textId="77777777" w:rsidTr="008469CC">
        <w:tc>
          <w:tcPr>
            <w:cnfStyle w:val="001000000000" w:firstRow="0" w:lastRow="0" w:firstColumn="1" w:lastColumn="0" w:oddVBand="0" w:evenVBand="0" w:oddHBand="0" w:evenHBand="0" w:firstRowFirstColumn="0" w:firstRowLastColumn="0" w:lastRowFirstColumn="0" w:lastRowLastColumn="0"/>
            <w:tcW w:w="625" w:type="dxa"/>
            <w:hideMark/>
          </w:tcPr>
          <w:p w14:paraId="48E7256D" w14:textId="449FA4AF" w:rsidR="00972D41" w:rsidRPr="00972D41" w:rsidRDefault="009D258E" w:rsidP="00972D41">
            <w:pPr>
              <w:bidi w:val="0"/>
              <w:spacing w:before="240" w:after="240"/>
              <w:rPr>
                <w:rFonts w:ascii="Garamond" w:eastAsia="Times New Roman" w:hAnsi="Garamond" w:cs="Times New Roman"/>
                <w:sz w:val="24"/>
                <w:szCs w:val="24"/>
              </w:rPr>
            </w:pPr>
            <w:r>
              <w:rPr>
                <w:rFonts w:ascii="Garamond" w:eastAsia="Times New Roman" w:hAnsi="Garamond" w:cs="Times New Roman"/>
                <w:sz w:val="24"/>
                <w:szCs w:val="24"/>
              </w:rPr>
              <w:t>2</w:t>
            </w:r>
          </w:p>
        </w:tc>
        <w:tc>
          <w:tcPr>
            <w:tcW w:w="7170" w:type="dxa"/>
            <w:hideMark/>
          </w:tcPr>
          <w:p w14:paraId="6693AA8D" w14:textId="0D8B1D58" w:rsidR="00972D41" w:rsidRPr="00972D41" w:rsidRDefault="00972D41" w:rsidP="00972D41">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972D41">
              <w:rPr>
                <w:rFonts w:ascii="Garamond" w:eastAsia="Times New Roman" w:hAnsi="Garamond" w:cs="Times New Roman"/>
                <w:sz w:val="24"/>
                <w:szCs w:val="24"/>
              </w:rPr>
              <w:t xml:space="preserve">Applies preprocessing (e.g., date parsing, </w:t>
            </w:r>
            <w:r w:rsidR="008F1786">
              <w:rPr>
                <w:rFonts w:ascii="Garamond" w:eastAsia="Times New Roman" w:hAnsi="Garamond" w:cs="Times New Roman"/>
                <w:sz w:val="24"/>
                <w:szCs w:val="24"/>
              </w:rPr>
              <w:t xml:space="preserve">property </w:t>
            </w:r>
            <w:r w:rsidRPr="00972D41">
              <w:rPr>
                <w:rFonts w:ascii="Garamond" w:eastAsia="Times New Roman" w:hAnsi="Garamond" w:cs="Times New Roman"/>
                <w:sz w:val="24"/>
                <w:szCs w:val="24"/>
              </w:rPr>
              <w:t>age calculation)</w:t>
            </w:r>
          </w:p>
        </w:tc>
      </w:tr>
      <w:tr w:rsidR="00972D41" w:rsidRPr="00972D41" w14:paraId="0938ECF4" w14:textId="77777777" w:rsidTr="00846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hideMark/>
          </w:tcPr>
          <w:p w14:paraId="67E20C0C" w14:textId="532D6FFF" w:rsidR="00972D41" w:rsidRPr="00972D41" w:rsidRDefault="009D258E" w:rsidP="00972D41">
            <w:pPr>
              <w:bidi w:val="0"/>
              <w:spacing w:before="240" w:after="240"/>
              <w:rPr>
                <w:rFonts w:ascii="Garamond" w:eastAsia="Times New Roman" w:hAnsi="Garamond" w:cs="Times New Roman"/>
                <w:sz w:val="24"/>
                <w:szCs w:val="24"/>
              </w:rPr>
            </w:pPr>
            <w:r>
              <w:rPr>
                <w:rFonts w:ascii="Garamond" w:eastAsia="Times New Roman" w:hAnsi="Garamond" w:cs="Times New Roman"/>
                <w:sz w:val="24"/>
                <w:szCs w:val="24"/>
              </w:rPr>
              <w:t>3</w:t>
            </w:r>
          </w:p>
        </w:tc>
        <w:tc>
          <w:tcPr>
            <w:tcW w:w="7170" w:type="dxa"/>
            <w:hideMark/>
          </w:tcPr>
          <w:p w14:paraId="65F52929" w14:textId="69DC1293" w:rsidR="00972D41" w:rsidRPr="00972D41" w:rsidRDefault="00F61439" w:rsidP="00972D41">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sz w:val="24"/>
                <w:szCs w:val="24"/>
              </w:rPr>
            </w:pPr>
            <w:r>
              <w:rPr>
                <w:rFonts w:ascii="Garamond" w:eastAsia="Times New Roman" w:hAnsi="Garamond" w:cs="Times New Roman"/>
                <w:sz w:val="24"/>
                <w:szCs w:val="24"/>
              </w:rPr>
              <w:t xml:space="preserve">Evaluate the data </w:t>
            </w:r>
            <w:r w:rsidR="004F7997">
              <w:rPr>
                <w:rFonts w:ascii="Garamond" w:eastAsia="Times New Roman" w:hAnsi="Garamond" w:cs="Times New Roman"/>
                <w:sz w:val="24"/>
                <w:szCs w:val="24"/>
              </w:rPr>
              <w:t xml:space="preserve">and predict results </w:t>
            </w:r>
            <w:r>
              <w:rPr>
                <w:rFonts w:ascii="Garamond" w:eastAsia="Times New Roman" w:hAnsi="Garamond" w:cs="Times New Roman"/>
                <w:sz w:val="24"/>
                <w:szCs w:val="24"/>
              </w:rPr>
              <w:t>using</w:t>
            </w:r>
            <w:r w:rsidR="00972D41" w:rsidRPr="00972D41">
              <w:rPr>
                <w:rFonts w:ascii="Garamond" w:eastAsia="Times New Roman" w:hAnsi="Garamond" w:cs="Times New Roman"/>
                <w:sz w:val="24"/>
                <w:szCs w:val="24"/>
              </w:rPr>
              <w:t xml:space="preserve"> the trained Random Forest model</w:t>
            </w:r>
          </w:p>
        </w:tc>
      </w:tr>
      <w:tr w:rsidR="00972D41" w:rsidRPr="00972D41" w14:paraId="0FD31737" w14:textId="77777777" w:rsidTr="008469CC">
        <w:tc>
          <w:tcPr>
            <w:cnfStyle w:val="001000000000" w:firstRow="0" w:lastRow="0" w:firstColumn="1" w:lastColumn="0" w:oddVBand="0" w:evenVBand="0" w:oddHBand="0" w:evenHBand="0" w:firstRowFirstColumn="0" w:firstRowLastColumn="0" w:lastRowFirstColumn="0" w:lastRowLastColumn="0"/>
            <w:tcW w:w="625" w:type="dxa"/>
            <w:hideMark/>
          </w:tcPr>
          <w:p w14:paraId="67E7050F" w14:textId="298706C2" w:rsidR="00972D41" w:rsidRPr="00972D41" w:rsidRDefault="009D258E" w:rsidP="00972D41">
            <w:pPr>
              <w:bidi w:val="0"/>
              <w:spacing w:before="240" w:after="240"/>
              <w:rPr>
                <w:rFonts w:ascii="Garamond" w:eastAsia="Times New Roman" w:hAnsi="Garamond" w:cs="Times New Roman"/>
                <w:sz w:val="24"/>
                <w:szCs w:val="24"/>
              </w:rPr>
            </w:pPr>
            <w:r>
              <w:rPr>
                <w:rFonts w:ascii="Garamond" w:eastAsia="Times New Roman" w:hAnsi="Garamond" w:cs="Times New Roman"/>
                <w:sz w:val="24"/>
                <w:szCs w:val="24"/>
              </w:rPr>
              <w:t>4</w:t>
            </w:r>
          </w:p>
        </w:tc>
        <w:tc>
          <w:tcPr>
            <w:tcW w:w="7170" w:type="dxa"/>
            <w:hideMark/>
          </w:tcPr>
          <w:p w14:paraId="24BA0809" w14:textId="69EA9085" w:rsidR="00972D41" w:rsidRPr="00972D41" w:rsidRDefault="00972D41" w:rsidP="00972D41">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sz w:val="24"/>
                <w:szCs w:val="24"/>
              </w:rPr>
            </w:pPr>
            <w:r w:rsidRPr="00972D41">
              <w:rPr>
                <w:rFonts w:ascii="Garamond" w:eastAsia="Times New Roman" w:hAnsi="Garamond" w:cs="Times New Roman"/>
                <w:sz w:val="24"/>
                <w:szCs w:val="24"/>
              </w:rPr>
              <w:t xml:space="preserve">Returns the predicted price as JSON </w:t>
            </w:r>
            <w:r w:rsidR="00A82562">
              <w:rPr>
                <w:rFonts w:ascii="Garamond" w:eastAsia="Times New Roman" w:hAnsi="Garamond" w:cs="Times New Roman"/>
                <w:sz w:val="24"/>
                <w:szCs w:val="24"/>
              </w:rPr>
              <w:t xml:space="preserve">format </w:t>
            </w:r>
            <w:r w:rsidRPr="00972D41">
              <w:rPr>
                <w:rFonts w:ascii="Garamond" w:eastAsia="Times New Roman" w:hAnsi="Garamond" w:cs="Times New Roman"/>
                <w:sz w:val="24"/>
                <w:szCs w:val="24"/>
              </w:rPr>
              <w:t>to the frontend</w:t>
            </w:r>
            <w:r w:rsidR="00721E1A">
              <w:rPr>
                <w:rFonts w:ascii="Garamond" w:eastAsia="Times New Roman" w:hAnsi="Garamond" w:cs="Times New Roman"/>
                <w:sz w:val="24"/>
                <w:szCs w:val="24"/>
              </w:rPr>
              <w:t xml:space="preserve"> system</w:t>
            </w:r>
          </w:p>
        </w:tc>
      </w:tr>
    </w:tbl>
    <w:p w14:paraId="0587D9C5" w14:textId="77777777" w:rsidR="000763D1" w:rsidRDefault="000763D1" w:rsidP="000763D1">
      <w:pPr>
        <w:bidi w:val="0"/>
        <w:spacing w:before="240" w:after="240" w:line="240" w:lineRule="auto"/>
        <w:rPr>
          <w:rFonts w:ascii="Garamond" w:eastAsia="Times New Roman" w:hAnsi="Garamond" w:cs="Times New Roman"/>
          <w:sz w:val="24"/>
          <w:szCs w:val="24"/>
        </w:rPr>
      </w:pPr>
    </w:p>
    <w:p w14:paraId="10B79C53" w14:textId="77777777" w:rsidR="001E438F" w:rsidRDefault="001E438F" w:rsidP="001E438F">
      <w:pPr>
        <w:bidi w:val="0"/>
        <w:spacing w:before="240" w:after="240" w:line="240" w:lineRule="auto"/>
        <w:rPr>
          <w:rFonts w:ascii="Garamond" w:eastAsia="Times New Roman" w:hAnsi="Garamond" w:cs="Times New Roman"/>
          <w:sz w:val="24"/>
          <w:szCs w:val="24"/>
        </w:rPr>
      </w:pPr>
    </w:p>
    <w:p w14:paraId="42D66DC1" w14:textId="77777777" w:rsidR="001E438F" w:rsidRDefault="001E438F" w:rsidP="001E438F">
      <w:pPr>
        <w:bidi w:val="0"/>
        <w:spacing w:before="240" w:after="240" w:line="240" w:lineRule="auto"/>
        <w:rPr>
          <w:rFonts w:ascii="Garamond" w:eastAsia="Times New Roman" w:hAnsi="Garamond" w:cs="Times New Roman"/>
          <w:sz w:val="24"/>
          <w:szCs w:val="24"/>
        </w:rPr>
      </w:pPr>
    </w:p>
    <w:p w14:paraId="45D5A651" w14:textId="77777777" w:rsidR="001E438F" w:rsidRDefault="001E438F" w:rsidP="001E438F">
      <w:pPr>
        <w:bidi w:val="0"/>
        <w:spacing w:before="240" w:after="240" w:line="240" w:lineRule="auto"/>
        <w:rPr>
          <w:rFonts w:ascii="Garamond" w:eastAsia="Times New Roman" w:hAnsi="Garamond" w:cs="Times New Roman"/>
          <w:sz w:val="24"/>
          <w:szCs w:val="24"/>
        </w:rPr>
      </w:pPr>
    </w:p>
    <w:p w14:paraId="02C8BC5C" w14:textId="77777777" w:rsidR="00FD01FE" w:rsidRDefault="00FD01FE" w:rsidP="00FD01FE">
      <w:pPr>
        <w:bidi w:val="0"/>
        <w:spacing w:before="240" w:after="240" w:line="240" w:lineRule="auto"/>
        <w:rPr>
          <w:rFonts w:ascii="Garamond" w:eastAsia="Times New Roman" w:hAnsi="Garamond" w:cs="Times New Roman"/>
          <w:sz w:val="24"/>
          <w:szCs w:val="24"/>
        </w:rPr>
      </w:pPr>
    </w:p>
    <w:p w14:paraId="0B7031FE" w14:textId="77777777" w:rsidR="00996832" w:rsidRDefault="00996832" w:rsidP="00972D41">
      <w:pPr>
        <w:bidi w:val="0"/>
        <w:spacing w:before="240" w:after="240" w:line="240" w:lineRule="auto"/>
        <w:rPr>
          <w:rFonts w:ascii="Garamond" w:eastAsia="Times New Roman" w:hAnsi="Garamond" w:cs="Times New Roman"/>
          <w:sz w:val="24"/>
          <w:szCs w:val="24"/>
        </w:rPr>
      </w:pPr>
    </w:p>
    <w:p w14:paraId="769C5387" w14:textId="6A7C8E76" w:rsidR="00350E8E" w:rsidRPr="00350E8E" w:rsidRDefault="00972D41" w:rsidP="00350E8E">
      <w:pPr>
        <w:pStyle w:val="ae"/>
        <w:numPr>
          <w:ilvl w:val="1"/>
          <w:numId w:val="1"/>
        </w:numPr>
        <w:bidi w:val="0"/>
        <w:spacing w:before="240" w:after="240" w:line="240" w:lineRule="auto"/>
        <w:rPr>
          <w:rFonts w:ascii="Garamond" w:eastAsia="Times New Roman" w:hAnsi="Garamond" w:cs="Times New Roman"/>
          <w:b/>
          <w:bCs/>
          <w:color w:val="000000"/>
          <w:sz w:val="24"/>
          <w:szCs w:val="24"/>
        </w:rPr>
      </w:pPr>
      <w:bookmarkStart w:id="27" w:name="_Ref204336543"/>
      <w:r w:rsidRPr="00350E8E">
        <w:rPr>
          <w:rFonts w:ascii="Garamond" w:eastAsia="Times New Roman" w:hAnsi="Garamond" w:cs="Times New Roman"/>
          <w:b/>
          <w:bCs/>
          <w:color w:val="000000"/>
          <w:sz w:val="24"/>
          <w:szCs w:val="24"/>
        </w:rPr>
        <w:lastRenderedPageBreak/>
        <w:t>Frontend User Workflow</w:t>
      </w:r>
      <w:bookmarkEnd w:id="27"/>
    </w:p>
    <w:tbl>
      <w:tblPr>
        <w:tblStyle w:val="4-5"/>
        <w:tblW w:w="0" w:type="auto"/>
        <w:tblLook w:val="04A0" w:firstRow="1" w:lastRow="0" w:firstColumn="1" w:lastColumn="0" w:noHBand="0" w:noVBand="1"/>
      </w:tblPr>
      <w:tblGrid>
        <w:gridCol w:w="659"/>
        <w:gridCol w:w="2812"/>
        <w:gridCol w:w="4825"/>
      </w:tblGrid>
      <w:tr w:rsidR="00972D41" w:rsidRPr="00972D41" w14:paraId="5AD8BCF6" w14:textId="77777777" w:rsidTr="00972D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97910" w14:textId="77777777" w:rsidR="00972D41" w:rsidRPr="00972D41" w:rsidRDefault="00972D41" w:rsidP="00972D41">
            <w:pPr>
              <w:bidi w:val="0"/>
              <w:spacing w:before="240" w:after="24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Step</w:t>
            </w:r>
          </w:p>
        </w:tc>
        <w:tc>
          <w:tcPr>
            <w:tcW w:w="0" w:type="auto"/>
            <w:hideMark/>
          </w:tcPr>
          <w:p w14:paraId="6BA6334D" w14:textId="77777777" w:rsidR="00972D41" w:rsidRPr="00972D41" w:rsidRDefault="00972D41" w:rsidP="00972D41">
            <w:pPr>
              <w:bidi w:val="0"/>
              <w:spacing w:before="240" w:after="240"/>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User Action</w:t>
            </w:r>
          </w:p>
        </w:tc>
        <w:tc>
          <w:tcPr>
            <w:tcW w:w="0" w:type="auto"/>
            <w:hideMark/>
          </w:tcPr>
          <w:p w14:paraId="620AFEAA" w14:textId="77777777" w:rsidR="00972D41" w:rsidRPr="00972D41" w:rsidRDefault="00972D41" w:rsidP="00972D41">
            <w:pPr>
              <w:bidi w:val="0"/>
              <w:spacing w:before="240" w:after="240"/>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System Behavior</w:t>
            </w:r>
          </w:p>
        </w:tc>
      </w:tr>
      <w:tr w:rsidR="00972D41" w:rsidRPr="00972D41" w14:paraId="012359C7" w14:textId="77777777" w:rsidTr="0097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61736" w14:textId="77777777" w:rsidR="00972D41" w:rsidRPr="00972D41" w:rsidRDefault="00972D41" w:rsidP="00972D41">
            <w:pPr>
              <w:bidi w:val="0"/>
              <w:spacing w:before="240" w:after="24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1</w:t>
            </w:r>
          </w:p>
        </w:tc>
        <w:tc>
          <w:tcPr>
            <w:tcW w:w="0" w:type="auto"/>
            <w:hideMark/>
          </w:tcPr>
          <w:p w14:paraId="7B455764" w14:textId="77777777" w:rsidR="00972D41" w:rsidRPr="00972D41" w:rsidRDefault="00972D41" w:rsidP="00972D41">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Fill in property form</w:t>
            </w:r>
          </w:p>
        </w:tc>
        <w:tc>
          <w:tcPr>
            <w:tcW w:w="0" w:type="auto"/>
            <w:hideMark/>
          </w:tcPr>
          <w:p w14:paraId="2E36A34C" w14:textId="77777777" w:rsidR="00972D41" w:rsidRPr="00972D41" w:rsidRDefault="00972D41" w:rsidP="00972D41">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Validates inputs (area, rooms, city, etc.)</w:t>
            </w:r>
          </w:p>
        </w:tc>
      </w:tr>
      <w:tr w:rsidR="00972D41" w:rsidRPr="00972D41" w14:paraId="2C0CF270" w14:textId="77777777" w:rsidTr="00972D41">
        <w:tc>
          <w:tcPr>
            <w:cnfStyle w:val="001000000000" w:firstRow="0" w:lastRow="0" w:firstColumn="1" w:lastColumn="0" w:oddVBand="0" w:evenVBand="0" w:oddHBand="0" w:evenHBand="0" w:firstRowFirstColumn="0" w:firstRowLastColumn="0" w:lastRowFirstColumn="0" w:lastRowLastColumn="0"/>
            <w:tcW w:w="0" w:type="auto"/>
            <w:hideMark/>
          </w:tcPr>
          <w:p w14:paraId="4437DF7D" w14:textId="77777777" w:rsidR="00972D41" w:rsidRPr="00972D41" w:rsidRDefault="00972D41" w:rsidP="00972D41">
            <w:pPr>
              <w:bidi w:val="0"/>
              <w:spacing w:before="240" w:after="24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2</w:t>
            </w:r>
          </w:p>
        </w:tc>
        <w:tc>
          <w:tcPr>
            <w:tcW w:w="0" w:type="auto"/>
            <w:hideMark/>
          </w:tcPr>
          <w:p w14:paraId="2E85A118" w14:textId="77777777" w:rsidR="00972D41" w:rsidRPr="00972D41" w:rsidRDefault="00972D41" w:rsidP="00972D41">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Submit form</w:t>
            </w:r>
          </w:p>
        </w:tc>
        <w:tc>
          <w:tcPr>
            <w:tcW w:w="0" w:type="auto"/>
            <w:hideMark/>
          </w:tcPr>
          <w:p w14:paraId="5781DD20" w14:textId="77777777" w:rsidR="00972D41" w:rsidRPr="00972D41" w:rsidRDefault="00972D41" w:rsidP="00972D41">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Sends data to backend via HTTP request</w:t>
            </w:r>
          </w:p>
        </w:tc>
      </w:tr>
      <w:tr w:rsidR="00972D41" w:rsidRPr="00972D41" w14:paraId="5C817568" w14:textId="77777777" w:rsidTr="00972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BD760D" w14:textId="77777777" w:rsidR="00972D41" w:rsidRPr="00972D41" w:rsidRDefault="00972D41" w:rsidP="00972D41">
            <w:pPr>
              <w:bidi w:val="0"/>
              <w:spacing w:before="240" w:after="24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3</w:t>
            </w:r>
          </w:p>
        </w:tc>
        <w:tc>
          <w:tcPr>
            <w:tcW w:w="0" w:type="auto"/>
            <w:hideMark/>
          </w:tcPr>
          <w:p w14:paraId="0A668F84" w14:textId="77777777" w:rsidR="00972D41" w:rsidRPr="00972D41" w:rsidRDefault="00972D41" w:rsidP="00972D41">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Wait a few seconds</w:t>
            </w:r>
          </w:p>
        </w:tc>
        <w:tc>
          <w:tcPr>
            <w:tcW w:w="0" w:type="auto"/>
            <w:hideMark/>
          </w:tcPr>
          <w:p w14:paraId="1B9C76AC" w14:textId="4A4A117B" w:rsidR="00972D41" w:rsidRPr="00972D41" w:rsidRDefault="00972D41" w:rsidP="00972D41">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Receives and displays predicted price</w:t>
            </w:r>
            <w:r w:rsidR="00960B8C">
              <w:rPr>
                <w:rFonts w:ascii="Garamond" w:eastAsia="Times New Roman" w:hAnsi="Garamond" w:cs="Times New Roman"/>
                <w:color w:val="000000"/>
                <w:sz w:val="24"/>
                <w:szCs w:val="24"/>
              </w:rPr>
              <w:t xml:space="preserve"> range</w:t>
            </w:r>
            <w:r w:rsidRPr="00972D41">
              <w:rPr>
                <w:rFonts w:ascii="Garamond" w:eastAsia="Times New Roman" w:hAnsi="Garamond" w:cs="Times New Roman"/>
                <w:color w:val="000000"/>
                <w:sz w:val="24"/>
                <w:szCs w:val="24"/>
              </w:rPr>
              <w:t xml:space="preserve"> on the screen</w:t>
            </w:r>
          </w:p>
        </w:tc>
      </w:tr>
      <w:tr w:rsidR="00972D41" w:rsidRPr="00972D41" w14:paraId="6701784A" w14:textId="77777777" w:rsidTr="00972D41">
        <w:tc>
          <w:tcPr>
            <w:cnfStyle w:val="001000000000" w:firstRow="0" w:lastRow="0" w:firstColumn="1" w:lastColumn="0" w:oddVBand="0" w:evenVBand="0" w:oddHBand="0" w:evenHBand="0" w:firstRowFirstColumn="0" w:firstRowLastColumn="0" w:lastRowFirstColumn="0" w:lastRowLastColumn="0"/>
            <w:tcW w:w="0" w:type="auto"/>
            <w:hideMark/>
          </w:tcPr>
          <w:p w14:paraId="6D81F736" w14:textId="77777777" w:rsidR="00972D41" w:rsidRPr="00972D41" w:rsidRDefault="00972D41" w:rsidP="00972D41">
            <w:pPr>
              <w:bidi w:val="0"/>
              <w:spacing w:before="240" w:after="24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4</w:t>
            </w:r>
          </w:p>
        </w:tc>
        <w:tc>
          <w:tcPr>
            <w:tcW w:w="0" w:type="auto"/>
            <w:hideMark/>
          </w:tcPr>
          <w:p w14:paraId="2DF5CA0E" w14:textId="77777777" w:rsidR="00972D41" w:rsidRPr="00972D41" w:rsidRDefault="00972D41" w:rsidP="00972D41">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Optional: Clear or re-enter data</w:t>
            </w:r>
          </w:p>
        </w:tc>
        <w:tc>
          <w:tcPr>
            <w:tcW w:w="0" w:type="auto"/>
            <w:hideMark/>
          </w:tcPr>
          <w:p w14:paraId="4955433E" w14:textId="77777777" w:rsidR="00972D41" w:rsidRPr="00972D41" w:rsidRDefault="00972D41" w:rsidP="00972D41">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72D41">
              <w:rPr>
                <w:rFonts w:ascii="Garamond" w:eastAsia="Times New Roman" w:hAnsi="Garamond" w:cs="Times New Roman"/>
                <w:color w:val="000000"/>
                <w:sz w:val="24"/>
                <w:szCs w:val="24"/>
              </w:rPr>
              <w:t>Repeat the estimation process</w:t>
            </w:r>
          </w:p>
        </w:tc>
      </w:tr>
    </w:tbl>
    <w:p w14:paraId="656AF4ED" w14:textId="77777777" w:rsidR="00996832" w:rsidRDefault="00996832" w:rsidP="0005688F">
      <w:pPr>
        <w:bidi w:val="0"/>
        <w:spacing w:before="240" w:after="240" w:line="240" w:lineRule="auto"/>
        <w:rPr>
          <w:rFonts w:ascii="Garamond" w:eastAsia="Times New Roman" w:hAnsi="Garamond" w:cs="Times New Roman"/>
          <w:b/>
          <w:bCs/>
          <w:color w:val="000000"/>
          <w:sz w:val="24"/>
          <w:szCs w:val="24"/>
        </w:rPr>
      </w:pPr>
    </w:p>
    <w:p w14:paraId="058E7830" w14:textId="1D1D5A4E" w:rsidR="00350E8E" w:rsidRPr="00350E8E" w:rsidRDefault="0005688F" w:rsidP="00350E8E">
      <w:pPr>
        <w:pStyle w:val="ae"/>
        <w:numPr>
          <w:ilvl w:val="1"/>
          <w:numId w:val="1"/>
        </w:numPr>
        <w:bidi w:val="0"/>
        <w:spacing w:before="240" w:after="240" w:line="240" w:lineRule="auto"/>
        <w:rPr>
          <w:rFonts w:ascii="Garamond" w:eastAsia="Times New Roman" w:hAnsi="Garamond" w:cs="Times New Roman"/>
          <w:b/>
          <w:bCs/>
          <w:color w:val="000000"/>
          <w:sz w:val="24"/>
          <w:szCs w:val="24"/>
        </w:rPr>
      </w:pPr>
      <w:bookmarkStart w:id="28" w:name="_Ref204336562"/>
      <w:r w:rsidRPr="00350E8E">
        <w:rPr>
          <w:rFonts w:ascii="Garamond" w:eastAsia="Times New Roman" w:hAnsi="Garamond" w:cs="Times New Roman"/>
          <w:b/>
          <w:bCs/>
          <w:color w:val="000000"/>
          <w:sz w:val="24"/>
          <w:szCs w:val="24"/>
        </w:rPr>
        <w:t>Technical Features Summary</w:t>
      </w:r>
      <w:bookmarkEnd w:id="28"/>
    </w:p>
    <w:tbl>
      <w:tblPr>
        <w:tblStyle w:val="4-5"/>
        <w:tblW w:w="0" w:type="auto"/>
        <w:tblLook w:val="04A0" w:firstRow="1" w:lastRow="0" w:firstColumn="1" w:lastColumn="0" w:noHBand="0" w:noVBand="1"/>
      </w:tblPr>
      <w:tblGrid>
        <w:gridCol w:w="3325"/>
        <w:gridCol w:w="4971"/>
      </w:tblGrid>
      <w:tr w:rsidR="0005688F" w:rsidRPr="0005688F" w14:paraId="4C80984D" w14:textId="77777777" w:rsidTr="000568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60162B19" w14:textId="77777777" w:rsidR="0005688F" w:rsidRPr="0005688F" w:rsidRDefault="0005688F" w:rsidP="0005688F">
            <w:pPr>
              <w:bidi w:val="0"/>
              <w:spacing w:before="240" w:after="24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Feature</w:t>
            </w:r>
          </w:p>
        </w:tc>
        <w:tc>
          <w:tcPr>
            <w:tcW w:w="4971" w:type="dxa"/>
            <w:hideMark/>
          </w:tcPr>
          <w:p w14:paraId="4D804269" w14:textId="77777777" w:rsidR="0005688F" w:rsidRPr="0005688F" w:rsidRDefault="0005688F" w:rsidP="0005688F">
            <w:pPr>
              <w:bidi w:val="0"/>
              <w:spacing w:before="240" w:after="240"/>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Implementation Detail</w:t>
            </w:r>
          </w:p>
        </w:tc>
      </w:tr>
      <w:tr w:rsidR="0005688F" w:rsidRPr="0005688F" w14:paraId="2FF7B208" w14:textId="77777777" w:rsidTr="0005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7C5F99DC" w14:textId="77777777" w:rsidR="0005688F" w:rsidRPr="0005688F" w:rsidRDefault="0005688F" w:rsidP="0005688F">
            <w:pPr>
              <w:bidi w:val="0"/>
              <w:spacing w:before="240" w:after="24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Real-time communication</w:t>
            </w:r>
          </w:p>
        </w:tc>
        <w:tc>
          <w:tcPr>
            <w:tcW w:w="4971" w:type="dxa"/>
            <w:hideMark/>
          </w:tcPr>
          <w:p w14:paraId="7A9E8F98" w14:textId="77777777" w:rsidR="0005688F" w:rsidRPr="0005688F" w:rsidRDefault="0005688F" w:rsidP="0005688F">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HTTP POST requests between React and Flask</w:t>
            </w:r>
          </w:p>
        </w:tc>
      </w:tr>
      <w:tr w:rsidR="0005688F" w:rsidRPr="0005688F" w14:paraId="7BEA2E65" w14:textId="77777777" w:rsidTr="0005688F">
        <w:tc>
          <w:tcPr>
            <w:cnfStyle w:val="001000000000" w:firstRow="0" w:lastRow="0" w:firstColumn="1" w:lastColumn="0" w:oddVBand="0" w:evenVBand="0" w:oddHBand="0" w:evenHBand="0" w:firstRowFirstColumn="0" w:firstRowLastColumn="0" w:lastRowFirstColumn="0" w:lastRowLastColumn="0"/>
            <w:tcW w:w="3325" w:type="dxa"/>
            <w:hideMark/>
          </w:tcPr>
          <w:p w14:paraId="36030BBF" w14:textId="77777777" w:rsidR="0005688F" w:rsidRPr="0005688F" w:rsidRDefault="0005688F" w:rsidP="0005688F">
            <w:pPr>
              <w:bidi w:val="0"/>
              <w:spacing w:before="240" w:after="24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Prediction logic</w:t>
            </w:r>
          </w:p>
        </w:tc>
        <w:tc>
          <w:tcPr>
            <w:tcW w:w="4971" w:type="dxa"/>
            <w:hideMark/>
          </w:tcPr>
          <w:p w14:paraId="2DE66CD7" w14:textId="77777777" w:rsidR="0005688F" w:rsidRPr="0005688F" w:rsidRDefault="0005688F" w:rsidP="0005688F">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In-memory Random Forest model (no reloading delay)</w:t>
            </w:r>
          </w:p>
        </w:tc>
      </w:tr>
      <w:tr w:rsidR="0005688F" w:rsidRPr="0005688F" w14:paraId="789ECBD4" w14:textId="77777777" w:rsidTr="000568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hideMark/>
          </w:tcPr>
          <w:p w14:paraId="6202E508" w14:textId="77777777" w:rsidR="0005688F" w:rsidRPr="0005688F" w:rsidRDefault="0005688F" w:rsidP="0005688F">
            <w:pPr>
              <w:bidi w:val="0"/>
              <w:spacing w:before="240" w:after="24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Scalability</w:t>
            </w:r>
          </w:p>
        </w:tc>
        <w:tc>
          <w:tcPr>
            <w:tcW w:w="4971" w:type="dxa"/>
            <w:hideMark/>
          </w:tcPr>
          <w:p w14:paraId="241945FD" w14:textId="77777777" w:rsidR="0005688F" w:rsidRPr="0005688F" w:rsidRDefault="0005688F" w:rsidP="0005688F">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Modular separation of frontend/backend for future upgrades</w:t>
            </w:r>
          </w:p>
        </w:tc>
      </w:tr>
      <w:tr w:rsidR="0005688F" w:rsidRPr="0005688F" w14:paraId="1946FB2B" w14:textId="77777777" w:rsidTr="0005688F">
        <w:tc>
          <w:tcPr>
            <w:cnfStyle w:val="001000000000" w:firstRow="0" w:lastRow="0" w:firstColumn="1" w:lastColumn="0" w:oddVBand="0" w:evenVBand="0" w:oddHBand="0" w:evenHBand="0" w:firstRowFirstColumn="0" w:firstRowLastColumn="0" w:lastRowFirstColumn="0" w:lastRowLastColumn="0"/>
            <w:tcW w:w="3325" w:type="dxa"/>
            <w:hideMark/>
          </w:tcPr>
          <w:p w14:paraId="7EFE8ACF" w14:textId="77777777" w:rsidR="0005688F" w:rsidRPr="0005688F" w:rsidRDefault="0005688F" w:rsidP="0005688F">
            <w:pPr>
              <w:bidi w:val="0"/>
              <w:spacing w:before="240" w:after="24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Security</w:t>
            </w:r>
          </w:p>
        </w:tc>
        <w:tc>
          <w:tcPr>
            <w:tcW w:w="4971" w:type="dxa"/>
            <w:hideMark/>
          </w:tcPr>
          <w:p w14:paraId="06201EB7" w14:textId="2CD43280" w:rsidR="00E3066F" w:rsidRPr="0005688F" w:rsidRDefault="0005688F" w:rsidP="00E3066F">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05688F">
              <w:rPr>
                <w:rFonts w:ascii="Garamond" w:eastAsia="Times New Roman" w:hAnsi="Garamond" w:cs="Times New Roman"/>
                <w:color w:val="000000"/>
                <w:sz w:val="24"/>
                <w:szCs w:val="24"/>
              </w:rPr>
              <w:t>No user accounts or sensitive data; backend logic only exposed</w:t>
            </w:r>
          </w:p>
        </w:tc>
      </w:tr>
    </w:tbl>
    <w:p w14:paraId="5F4432DB" w14:textId="77777777" w:rsidR="00E3066F" w:rsidRDefault="00E3066F" w:rsidP="00E3066F">
      <w:pPr>
        <w:bidi w:val="0"/>
        <w:spacing w:before="240" w:after="240" w:line="240" w:lineRule="auto"/>
        <w:jc w:val="center"/>
        <w:rPr>
          <w:rFonts w:ascii="Garamond" w:eastAsia="Times New Roman" w:hAnsi="Garamond" w:cs="Times New Roman"/>
          <w:b/>
          <w:bCs/>
          <w:color w:val="000000"/>
          <w:sz w:val="28"/>
          <w:szCs w:val="28"/>
        </w:rPr>
      </w:pPr>
    </w:p>
    <w:p w14:paraId="37144A02" w14:textId="77777777" w:rsidR="00E3066F" w:rsidRDefault="00E3066F" w:rsidP="00E3066F">
      <w:pPr>
        <w:bidi w:val="0"/>
        <w:spacing w:before="240" w:after="240" w:line="240" w:lineRule="auto"/>
        <w:jc w:val="center"/>
        <w:rPr>
          <w:rFonts w:ascii="Garamond" w:eastAsia="Times New Roman" w:hAnsi="Garamond" w:cs="Times New Roman"/>
          <w:b/>
          <w:bCs/>
          <w:color w:val="000000"/>
          <w:sz w:val="28"/>
          <w:szCs w:val="28"/>
        </w:rPr>
      </w:pPr>
    </w:p>
    <w:p w14:paraId="53AD025F" w14:textId="77777777" w:rsidR="00E3066F" w:rsidRDefault="00E3066F" w:rsidP="00E3066F">
      <w:pPr>
        <w:bidi w:val="0"/>
        <w:spacing w:before="240" w:after="240" w:line="240" w:lineRule="auto"/>
        <w:jc w:val="center"/>
        <w:rPr>
          <w:rFonts w:ascii="Garamond" w:eastAsia="Times New Roman" w:hAnsi="Garamond" w:cs="Times New Roman"/>
          <w:b/>
          <w:bCs/>
          <w:color w:val="000000"/>
          <w:sz w:val="28"/>
          <w:szCs w:val="28"/>
        </w:rPr>
      </w:pPr>
    </w:p>
    <w:p w14:paraId="64D93A9D" w14:textId="77777777" w:rsidR="00E3066F" w:rsidRDefault="00E3066F" w:rsidP="00E3066F">
      <w:pPr>
        <w:bidi w:val="0"/>
        <w:spacing w:before="240" w:after="240" w:line="240" w:lineRule="auto"/>
        <w:jc w:val="center"/>
        <w:rPr>
          <w:rFonts w:ascii="Garamond" w:eastAsia="Times New Roman" w:hAnsi="Garamond" w:cs="Times New Roman"/>
          <w:b/>
          <w:bCs/>
          <w:color w:val="000000"/>
          <w:sz w:val="28"/>
          <w:szCs w:val="28"/>
        </w:rPr>
      </w:pPr>
    </w:p>
    <w:p w14:paraId="42FC9651" w14:textId="77777777" w:rsidR="00E3066F" w:rsidRDefault="00E3066F" w:rsidP="00996832">
      <w:pPr>
        <w:bidi w:val="0"/>
        <w:spacing w:before="240" w:after="240" w:line="240" w:lineRule="auto"/>
        <w:rPr>
          <w:rFonts w:ascii="Garamond" w:eastAsia="Times New Roman" w:hAnsi="Garamond" w:cs="Times New Roman"/>
          <w:b/>
          <w:bCs/>
          <w:color w:val="000000"/>
          <w:sz w:val="28"/>
          <w:szCs w:val="28"/>
        </w:rPr>
      </w:pPr>
    </w:p>
    <w:p w14:paraId="205941D1" w14:textId="49BF0BD7" w:rsidR="00350E8E" w:rsidRPr="00350E8E" w:rsidRDefault="00963607" w:rsidP="00350E8E">
      <w:pPr>
        <w:pStyle w:val="ae"/>
        <w:numPr>
          <w:ilvl w:val="0"/>
          <w:numId w:val="1"/>
        </w:numPr>
        <w:bidi w:val="0"/>
        <w:spacing w:before="240" w:after="240" w:line="240" w:lineRule="auto"/>
        <w:jc w:val="center"/>
        <w:rPr>
          <w:rFonts w:ascii="Garamond" w:eastAsia="Times New Roman" w:hAnsi="Garamond" w:cs="Times New Roman"/>
          <w:b/>
          <w:bCs/>
          <w:color w:val="000000"/>
          <w:sz w:val="28"/>
          <w:szCs w:val="28"/>
        </w:rPr>
      </w:pPr>
      <w:bookmarkStart w:id="29" w:name="_Ref204336612"/>
      <w:r w:rsidRPr="00350E8E">
        <w:rPr>
          <w:rFonts w:ascii="Garamond" w:eastAsia="Times New Roman" w:hAnsi="Garamond" w:cs="Times New Roman"/>
          <w:b/>
          <w:bCs/>
          <w:color w:val="000000"/>
          <w:sz w:val="28"/>
          <w:szCs w:val="28"/>
        </w:rPr>
        <w:lastRenderedPageBreak/>
        <w:t>Challenges and Lessons Learned</w:t>
      </w:r>
      <w:bookmarkEnd w:id="29"/>
    </w:p>
    <w:p w14:paraId="243083BE" w14:textId="77777777" w:rsidR="00E3066F" w:rsidRPr="00963607" w:rsidRDefault="00E3066F" w:rsidP="00E3066F">
      <w:pPr>
        <w:bidi w:val="0"/>
        <w:spacing w:before="240" w:after="240" w:line="240" w:lineRule="auto"/>
        <w:jc w:val="center"/>
        <w:rPr>
          <w:rFonts w:ascii="Garamond" w:eastAsia="Times New Roman" w:hAnsi="Garamond" w:cs="Times New Roman"/>
          <w:b/>
          <w:bCs/>
          <w:color w:val="000000"/>
          <w:sz w:val="28"/>
          <w:szCs w:val="28"/>
        </w:rPr>
      </w:pPr>
    </w:p>
    <w:p w14:paraId="79B45C08" w14:textId="77777777" w:rsidR="00963607" w:rsidRPr="00963607" w:rsidRDefault="00963607" w:rsidP="00963607">
      <w:pPr>
        <w:bidi w:val="0"/>
        <w:spacing w:before="240" w:after="240" w:line="240" w:lineRule="auto"/>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Throughout the development of the real estate pricing platform, we faced a variety of technical, analytical, and domain-specific challenges. Each required a strategic solution, combining data analysis, model validation, and professional consultation. The result is a smarter, more robust, and more generalizable system.</w:t>
      </w:r>
    </w:p>
    <w:p w14:paraId="173B8795" w14:textId="4D5C7D5B" w:rsidR="00963607" w:rsidRPr="00963607" w:rsidRDefault="00963607" w:rsidP="00963607">
      <w:pPr>
        <w:bidi w:val="0"/>
        <w:spacing w:before="240" w:after="240" w:line="240" w:lineRule="auto"/>
        <w:rPr>
          <w:rFonts w:ascii="Garamond" w:eastAsia="Times New Roman" w:hAnsi="Garamond" w:cs="Times New Roman"/>
          <w:color w:val="000000"/>
          <w:sz w:val="24"/>
          <w:szCs w:val="24"/>
        </w:rPr>
      </w:pPr>
    </w:p>
    <w:p w14:paraId="5334BA13" w14:textId="5258D959" w:rsidR="00350E8E" w:rsidRPr="00350E8E" w:rsidRDefault="00963607" w:rsidP="00350E8E">
      <w:pPr>
        <w:pStyle w:val="ae"/>
        <w:numPr>
          <w:ilvl w:val="1"/>
          <w:numId w:val="1"/>
        </w:numPr>
        <w:bidi w:val="0"/>
        <w:spacing w:before="240" w:after="240" w:line="240" w:lineRule="auto"/>
        <w:rPr>
          <w:rFonts w:ascii="Garamond" w:eastAsia="Times New Roman" w:hAnsi="Garamond" w:cs="Times New Roman"/>
          <w:b/>
          <w:bCs/>
          <w:color w:val="000000"/>
          <w:sz w:val="24"/>
          <w:szCs w:val="24"/>
        </w:rPr>
      </w:pPr>
      <w:bookmarkStart w:id="30" w:name="_Ref204336619"/>
      <w:r w:rsidRPr="00350E8E">
        <w:rPr>
          <w:rFonts w:ascii="Garamond" w:eastAsia="Times New Roman" w:hAnsi="Garamond" w:cs="Times New Roman"/>
          <w:b/>
          <w:bCs/>
          <w:color w:val="000000"/>
          <w:sz w:val="24"/>
          <w:szCs w:val="24"/>
        </w:rPr>
        <w:t>Challenges Faced</w:t>
      </w:r>
      <w:bookmarkEnd w:id="30"/>
    </w:p>
    <w:tbl>
      <w:tblPr>
        <w:tblStyle w:val="2-5"/>
        <w:tblW w:w="0" w:type="auto"/>
        <w:tblLook w:val="04A0" w:firstRow="1" w:lastRow="0" w:firstColumn="1" w:lastColumn="0" w:noHBand="0" w:noVBand="1"/>
      </w:tblPr>
      <w:tblGrid>
        <w:gridCol w:w="1721"/>
        <w:gridCol w:w="3537"/>
        <w:gridCol w:w="3048"/>
      </w:tblGrid>
      <w:tr w:rsidR="00963607" w:rsidRPr="00963607" w14:paraId="22A198AD" w14:textId="77777777" w:rsidTr="00963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52410" w14:textId="77777777" w:rsidR="00963607" w:rsidRPr="00963607" w:rsidRDefault="00963607" w:rsidP="00963607">
            <w:pPr>
              <w:bidi w:val="0"/>
              <w:spacing w:before="240" w:after="24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Challenge</w:t>
            </w:r>
          </w:p>
        </w:tc>
        <w:tc>
          <w:tcPr>
            <w:tcW w:w="0" w:type="auto"/>
            <w:hideMark/>
          </w:tcPr>
          <w:p w14:paraId="3565415F" w14:textId="77777777" w:rsidR="00963607" w:rsidRPr="00963607" w:rsidRDefault="00963607" w:rsidP="00963607">
            <w:pPr>
              <w:bidi w:val="0"/>
              <w:spacing w:before="240" w:after="240"/>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Description</w:t>
            </w:r>
          </w:p>
        </w:tc>
        <w:tc>
          <w:tcPr>
            <w:tcW w:w="0" w:type="auto"/>
            <w:hideMark/>
          </w:tcPr>
          <w:p w14:paraId="08899EE6" w14:textId="77777777" w:rsidR="00963607" w:rsidRPr="00963607" w:rsidRDefault="00963607" w:rsidP="00963607">
            <w:pPr>
              <w:bidi w:val="0"/>
              <w:spacing w:before="240" w:after="240"/>
              <w:cnfStyle w:val="100000000000" w:firstRow="1"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Solution</w:t>
            </w:r>
          </w:p>
        </w:tc>
      </w:tr>
      <w:tr w:rsidR="00963607" w:rsidRPr="00963607" w14:paraId="70ABBDDD" w14:textId="77777777" w:rsidTr="00963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AE463" w14:textId="7008C2F6" w:rsidR="00963607" w:rsidRPr="00963607" w:rsidRDefault="00963607" w:rsidP="00963607">
            <w:pPr>
              <w:bidi w:val="0"/>
              <w:spacing w:before="240" w:after="24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Additional Features</w:t>
            </w:r>
            <w:r>
              <w:rPr>
                <w:rFonts w:ascii="Garamond" w:eastAsia="Times New Roman" w:hAnsi="Garamond" w:cs="Times New Roman"/>
                <w:color w:val="000000"/>
                <w:sz w:val="24"/>
                <w:szCs w:val="24"/>
              </w:rPr>
              <w:t>:</w:t>
            </w:r>
            <w:r w:rsidRPr="00963607">
              <w:rPr>
                <w:rFonts w:ascii="Garamond" w:eastAsia="Times New Roman" w:hAnsi="Garamond" w:cs="Times New Roman"/>
                <w:color w:val="000000"/>
                <w:sz w:val="24"/>
                <w:szCs w:val="24"/>
              </w:rPr>
              <w:t xml:space="preserve"> Reduced Accuracy</w:t>
            </w:r>
          </w:p>
        </w:tc>
        <w:tc>
          <w:tcPr>
            <w:tcW w:w="0" w:type="auto"/>
            <w:hideMark/>
          </w:tcPr>
          <w:p w14:paraId="1BC88501" w14:textId="69E93647" w:rsidR="00963607" w:rsidRPr="00963607" w:rsidRDefault="00963607" w:rsidP="00963607">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 xml:space="preserve">We evaluated the inclusion of features such as parking, elevator, view, and proximity to services. Despite extensive testing and consulting </w:t>
            </w:r>
            <w:r w:rsidR="00960B8C">
              <w:rPr>
                <w:rFonts w:ascii="Garamond" w:eastAsia="Times New Roman" w:hAnsi="Garamond" w:cs="Times New Roman"/>
                <w:color w:val="000000"/>
                <w:sz w:val="24"/>
                <w:szCs w:val="24"/>
              </w:rPr>
              <w:t xml:space="preserve">with </w:t>
            </w:r>
            <w:r w:rsidRPr="00963607">
              <w:rPr>
                <w:rFonts w:ascii="Garamond" w:eastAsia="Times New Roman" w:hAnsi="Garamond" w:cs="Times New Roman"/>
                <w:color w:val="000000"/>
                <w:sz w:val="24"/>
                <w:szCs w:val="24"/>
              </w:rPr>
              <w:t xml:space="preserve">real estate appraisers, we found </w:t>
            </w:r>
            <w:r w:rsidR="00960B8C">
              <w:rPr>
                <w:rFonts w:ascii="Garamond" w:eastAsia="Times New Roman" w:hAnsi="Garamond" w:cs="Times New Roman"/>
                <w:color w:val="000000"/>
                <w:sz w:val="24"/>
                <w:szCs w:val="24"/>
              </w:rPr>
              <w:t xml:space="preserve">that </w:t>
            </w:r>
            <w:r w:rsidRPr="00963607">
              <w:rPr>
                <w:rFonts w:ascii="Garamond" w:eastAsia="Times New Roman" w:hAnsi="Garamond" w:cs="Times New Roman"/>
                <w:color w:val="000000"/>
                <w:sz w:val="24"/>
                <w:szCs w:val="24"/>
              </w:rPr>
              <w:t xml:space="preserve">these features </w:t>
            </w:r>
            <w:r w:rsidR="00960B8C" w:rsidRPr="00D4112B">
              <w:rPr>
                <w:rFonts w:ascii="Garamond" w:hAnsi="Garamond"/>
                <w:sz w:val="24"/>
                <w:szCs w:val="24"/>
              </w:rPr>
              <w:t>introduced noise into the model and reduced its prediction accuracy.</w:t>
            </w:r>
          </w:p>
        </w:tc>
        <w:tc>
          <w:tcPr>
            <w:tcW w:w="0" w:type="auto"/>
            <w:hideMark/>
          </w:tcPr>
          <w:p w14:paraId="76A34570" w14:textId="77777777" w:rsidR="00963607" w:rsidRPr="00963607" w:rsidRDefault="00963607" w:rsidP="00963607">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These features were intentionally removed to preserve model stability and improve cross-regional performance. By focusing only on core, reliable inputs, we achieved better accuracy and consistency.</w:t>
            </w:r>
          </w:p>
        </w:tc>
      </w:tr>
      <w:tr w:rsidR="00963607" w:rsidRPr="00963607" w14:paraId="126403EE" w14:textId="77777777" w:rsidTr="00963607">
        <w:tc>
          <w:tcPr>
            <w:cnfStyle w:val="001000000000" w:firstRow="0" w:lastRow="0" w:firstColumn="1" w:lastColumn="0" w:oddVBand="0" w:evenVBand="0" w:oddHBand="0" w:evenHBand="0" w:firstRowFirstColumn="0" w:firstRowLastColumn="0" w:lastRowFirstColumn="0" w:lastRowLastColumn="0"/>
            <w:tcW w:w="0" w:type="auto"/>
            <w:hideMark/>
          </w:tcPr>
          <w:p w14:paraId="079FC1F2" w14:textId="77777777" w:rsidR="00963607" w:rsidRPr="00963607" w:rsidRDefault="00963607" w:rsidP="00963607">
            <w:pPr>
              <w:bidi w:val="0"/>
              <w:spacing w:before="240" w:after="24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Inconsistent Data Formats</w:t>
            </w:r>
          </w:p>
        </w:tc>
        <w:tc>
          <w:tcPr>
            <w:tcW w:w="0" w:type="auto"/>
            <w:hideMark/>
          </w:tcPr>
          <w:p w14:paraId="16E021BB" w14:textId="77777777" w:rsidR="00963607" w:rsidRPr="00963607" w:rsidRDefault="00963607" w:rsidP="00963607">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The original dataset had varying formats for dates and numeric fields, which complicated preprocessing and model training.</w:t>
            </w:r>
          </w:p>
        </w:tc>
        <w:tc>
          <w:tcPr>
            <w:tcW w:w="0" w:type="auto"/>
            <w:hideMark/>
          </w:tcPr>
          <w:p w14:paraId="2F7ABAFB" w14:textId="77777777" w:rsidR="00963607" w:rsidRPr="00963607" w:rsidRDefault="00963607" w:rsidP="00963607">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We applied systematic preprocessing including: date parsing, numeric conversion, and removal of corrupted or unparseable rows.</w:t>
            </w:r>
          </w:p>
        </w:tc>
      </w:tr>
      <w:tr w:rsidR="00963607" w:rsidRPr="00963607" w14:paraId="54A7E181" w14:textId="77777777" w:rsidTr="00963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785A6" w14:textId="77777777" w:rsidR="00963607" w:rsidRPr="00963607" w:rsidRDefault="00963607" w:rsidP="00963607">
            <w:pPr>
              <w:bidi w:val="0"/>
              <w:spacing w:before="240" w:after="24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Overly Granular Block Information</w:t>
            </w:r>
          </w:p>
        </w:tc>
        <w:tc>
          <w:tcPr>
            <w:tcW w:w="0" w:type="auto"/>
            <w:hideMark/>
          </w:tcPr>
          <w:p w14:paraId="2FCEF005" w14:textId="7346459B" w:rsidR="00963607" w:rsidRPr="00963607" w:rsidRDefault="00963607" w:rsidP="00963607">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Using the full Block and Parcel Number made the data too sparse</w:t>
            </w:r>
            <w:r w:rsidR="00960B8C">
              <w:rPr>
                <w:rFonts w:ascii="Garamond" w:eastAsia="Times New Roman" w:hAnsi="Garamond" w:cs="Times New Roman"/>
                <w:color w:val="000000"/>
                <w:sz w:val="24"/>
                <w:szCs w:val="24"/>
              </w:rPr>
              <w:t>,</w:t>
            </w:r>
            <w:r w:rsidRPr="00963607">
              <w:rPr>
                <w:rFonts w:ascii="Garamond" w:eastAsia="Times New Roman" w:hAnsi="Garamond" w:cs="Times New Roman"/>
                <w:color w:val="000000"/>
                <w:sz w:val="24"/>
                <w:szCs w:val="24"/>
              </w:rPr>
              <w:t xml:space="preserve"> treating nearby homes with similar value as unrelated.</w:t>
            </w:r>
          </w:p>
        </w:tc>
        <w:tc>
          <w:tcPr>
            <w:tcW w:w="0" w:type="auto"/>
            <w:hideMark/>
          </w:tcPr>
          <w:p w14:paraId="30DACAEE" w14:textId="77777777" w:rsidR="00963607" w:rsidRPr="00963607" w:rsidRDefault="00963607" w:rsidP="00963607">
            <w:pPr>
              <w:bidi w:val="0"/>
              <w:spacing w:before="240" w:after="240"/>
              <w:cnfStyle w:val="000000100000" w:firstRow="0" w:lastRow="0" w:firstColumn="0" w:lastColumn="0" w:oddVBand="0" w:evenVBand="0" w:oddHBand="1"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We extracted only the first four digits of the block number, effectively grouping geographically similar properties for more coherent modeling.</w:t>
            </w:r>
          </w:p>
        </w:tc>
      </w:tr>
      <w:tr w:rsidR="00963607" w:rsidRPr="00963607" w14:paraId="4AFA76F2" w14:textId="77777777" w:rsidTr="00963607">
        <w:tc>
          <w:tcPr>
            <w:cnfStyle w:val="001000000000" w:firstRow="0" w:lastRow="0" w:firstColumn="1" w:lastColumn="0" w:oddVBand="0" w:evenVBand="0" w:oddHBand="0" w:evenHBand="0" w:firstRowFirstColumn="0" w:firstRowLastColumn="0" w:lastRowFirstColumn="0" w:lastRowLastColumn="0"/>
            <w:tcW w:w="0" w:type="auto"/>
            <w:hideMark/>
          </w:tcPr>
          <w:p w14:paraId="4782F1EC" w14:textId="77777777" w:rsidR="00963607" w:rsidRPr="00963607" w:rsidRDefault="00963607" w:rsidP="00963607">
            <w:pPr>
              <w:bidi w:val="0"/>
              <w:spacing w:before="240" w:after="24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Balancing Simplicity vs. Accuracy</w:t>
            </w:r>
          </w:p>
        </w:tc>
        <w:tc>
          <w:tcPr>
            <w:tcW w:w="0" w:type="auto"/>
            <w:hideMark/>
          </w:tcPr>
          <w:p w14:paraId="0587BF55" w14:textId="77777777" w:rsidR="00963607" w:rsidRPr="00963607" w:rsidRDefault="00963607" w:rsidP="00963607">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Adding more features did not always improve results. Some complex inputs introduced noise, making the model harder to generalize.</w:t>
            </w:r>
          </w:p>
        </w:tc>
        <w:tc>
          <w:tcPr>
            <w:tcW w:w="0" w:type="auto"/>
            <w:hideMark/>
          </w:tcPr>
          <w:p w14:paraId="43C3D621" w14:textId="77777777" w:rsidR="00963607" w:rsidRPr="00963607" w:rsidRDefault="00963607" w:rsidP="00963607">
            <w:pPr>
              <w:bidi w:val="0"/>
              <w:spacing w:before="240" w:after="240"/>
              <w:cnfStyle w:val="000000000000" w:firstRow="0" w:lastRow="0" w:firstColumn="0" w:lastColumn="0" w:oddVBand="0" w:evenVBand="0" w:oddHBand="0" w:evenHBand="0" w:firstRowFirstColumn="0" w:firstRowLastColumn="0" w:lastRowFirstColumn="0" w:lastRowLastColumn="0"/>
              <w:rPr>
                <w:rFonts w:ascii="Garamond" w:eastAsia="Times New Roman" w:hAnsi="Garamond" w:cs="Times New Roman"/>
                <w:color w:val="000000"/>
                <w:sz w:val="24"/>
                <w:szCs w:val="24"/>
              </w:rPr>
            </w:pPr>
            <w:r w:rsidRPr="00963607">
              <w:rPr>
                <w:rFonts w:ascii="Garamond" w:eastAsia="Times New Roman" w:hAnsi="Garamond" w:cs="Times New Roman"/>
                <w:color w:val="000000"/>
                <w:sz w:val="24"/>
                <w:szCs w:val="24"/>
              </w:rPr>
              <w:t>We prioritized high-quality structured features (e.g., area, rooms, age, city) and engineered new features (e.g., room density) that improved predictive performance.</w:t>
            </w:r>
          </w:p>
        </w:tc>
      </w:tr>
    </w:tbl>
    <w:p w14:paraId="28967899" w14:textId="77777777" w:rsidR="00963607" w:rsidRDefault="00963607" w:rsidP="00963607">
      <w:pPr>
        <w:bidi w:val="0"/>
        <w:spacing w:before="240" w:after="240" w:line="240" w:lineRule="auto"/>
        <w:rPr>
          <w:rFonts w:ascii="Garamond" w:eastAsia="Times New Roman" w:hAnsi="Garamond" w:cs="Times New Roman"/>
          <w:color w:val="000000"/>
          <w:sz w:val="24"/>
          <w:szCs w:val="24"/>
        </w:rPr>
      </w:pPr>
    </w:p>
    <w:p w14:paraId="4509D162" w14:textId="0528106F" w:rsidR="00350E8E" w:rsidRPr="00350E8E" w:rsidRDefault="00095C49" w:rsidP="00350E8E">
      <w:pPr>
        <w:pStyle w:val="ae"/>
        <w:numPr>
          <w:ilvl w:val="0"/>
          <w:numId w:val="1"/>
        </w:numPr>
        <w:bidi w:val="0"/>
        <w:spacing w:before="240" w:after="240" w:line="240" w:lineRule="auto"/>
        <w:jc w:val="center"/>
        <w:rPr>
          <w:rFonts w:ascii="Garamond" w:eastAsia="Times New Roman" w:hAnsi="Garamond" w:cs="Times New Roman"/>
          <w:b/>
          <w:bCs/>
          <w:color w:val="000000"/>
          <w:sz w:val="28"/>
          <w:szCs w:val="28"/>
        </w:rPr>
      </w:pPr>
      <w:bookmarkStart w:id="31" w:name="_Ref204336628"/>
      <w:r w:rsidRPr="00350E8E">
        <w:rPr>
          <w:rFonts w:ascii="Garamond" w:eastAsia="Times New Roman" w:hAnsi="Garamond" w:cs="Times New Roman"/>
          <w:b/>
          <w:bCs/>
          <w:color w:val="000000"/>
          <w:sz w:val="28"/>
          <w:szCs w:val="28"/>
        </w:rPr>
        <w:lastRenderedPageBreak/>
        <w:t>Results</w:t>
      </w:r>
      <w:bookmarkEnd w:id="31"/>
    </w:p>
    <w:p w14:paraId="1481D777" w14:textId="77777777" w:rsidR="00095C49" w:rsidRPr="00095C49" w:rsidRDefault="00095C49" w:rsidP="00095C49">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The effectiveness of our real estate pricing platform is measured by its predictive accuracy, reliability across regions, and the interpretability of its features. After extensive training, testing, and consultation, we achieved robust results that validate the technical and practical value of our system.</w:t>
      </w:r>
    </w:p>
    <w:p w14:paraId="5433B709" w14:textId="66B82D87" w:rsidR="00095C49" w:rsidRPr="00095C49" w:rsidRDefault="00095C49" w:rsidP="00095C49">
      <w:pPr>
        <w:bidi w:val="0"/>
        <w:spacing w:before="240" w:after="240" w:line="240" w:lineRule="auto"/>
        <w:rPr>
          <w:rFonts w:ascii="Garamond" w:eastAsia="Times New Roman" w:hAnsi="Garamond" w:cs="Times New Roman"/>
          <w:color w:val="000000"/>
          <w:sz w:val="24"/>
          <w:szCs w:val="24"/>
        </w:rPr>
      </w:pPr>
    </w:p>
    <w:p w14:paraId="601D767D" w14:textId="52C2C3F7" w:rsidR="00350E8E" w:rsidRPr="00350E8E" w:rsidRDefault="00095C49" w:rsidP="00350E8E">
      <w:pPr>
        <w:pStyle w:val="ae"/>
        <w:numPr>
          <w:ilvl w:val="1"/>
          <w:numId w:val="1"/>
        </w:numPr>
        <w:bidi w:val="0"/>
        <w:spacing w:before="240" w:after="240" w:line="240" w:lineRule="auto"/>
        <w:rPr>
          <w:rFonts w:ascii="Garamond" w:eastAsia="Times New Roman" w:hAnsi="Garamond" w:cs="Times New Roman"/>
          <w:b/>
          <w:bCs/>
          <w:color w:val="000000"/>
          <w:sz w:val="24"/>
          <w:szCs w:val="24"/>
        </w:rPr>
      </w:pPr>
      <w:bookmarkStart w:id="32" w:name="_Ref204336642"/>
      <w:r w:rsidRPr="00350E8E">
        <w:rPr>
          <w:rFonts w:ascii="Garamond" w:eastAsia="Times New Roman" w:hAnsi="Garamond" w:cs="Times New Roman"/>
          <w:b/>
          <w:bCs/>
          <w:color w:val="000000"/>
          <w:sz w:val="24"/>
          <w:szCs w:val="24"/>
        </w:rPr>
        <w:t>Model Accuracy</w:t>
      </w:r>
      <w:bookmarkEnd w:id="32"/>
    </w:p>
    <w:p w14:paraId="6960689E" w14:textId="09AAC131" w:rsidR="00095C49" w:rsidRPr="00095C49" w:rsidRDefault="004D6DE8" w:rsidP="004D6DE8">
      <w:pPr>
        <w:bidi w:val="0"/>
        <w:spacing w:before="240" w:after="240" w:line="240" w:lineRule="auto"/>
        <w:rPr>
          <w:rFonts w:ascii="Garamond" w:eastAsia="Times New Roman" w:hAnsi="Garamond" w:cs="Times New Roman"/>
          <w:color w:val="000000"/>
          <w:sz w:val="24"/>
          <w:szCs w:val="24"/>
        </w:rPr>
      </w:pPr>
      <w:r w:rsidRPr="004D6DE8">
        <w:rPr>
          <w:rFonts w:ascii="Garamond" w:eastAsia="Times New Roman" w:hAnsi="Garamond" w:cs="Times New Roman"/>
          <w:color w:val="000000"/>
          <w:sz w:val="24"/>
          <w:szCs w:val="24"/>
        </w:rPr>
        <w:t>Our model achieved an R² score of 0.84 on the test set. This means it was able to explain 84% of the variation in property prices based on the selected input features. The result reflects strong predictive performance and generalization across different cities and property types.</w:t>
      </w:r>
    </w:p>
    <w:p w14:paraId="280C52E4" w14:textId="7EBBF9CE" w:rsidR="00350E8E" w:rsidRPr="00350E8E" w:rsidRDefault="00095C49" w:rsidP="00350E8E">
      <w:pPr>
        <w:pStyle w:val="ae"/>
        <w:numPr>
          <w:ilvl w:val="1"/>
          <w:numId w:val="1"/>
        </w:numPr>
        <w:bidi w:val="0"/>
        <w:spacing w:before="240" w:after="240" w:line="240" w:lineRule="auto"/>
        <w:rPr>
          <w:rFonts w:ascii="Garamond" w:eastAsia="Times New Roman" w:hAnsi="Garamond" w:cs="Times New Roman"/>
          <w:b/>
          <w:bCs/>
          <w:color w:val="000000"/>
          <w:sz w:val="24"/>
          <w:szCs w:val="24"/>
        </w:rPr>
      </w:pPr>
      <w:bookmarkStart w:id="33" w:name="_Ref204336659"/>
      <w:r w:rsidRPr="00350E8E">
        <w:rPr>
          <w:rFonts w:ascii="Garamond" w:eastAsia="Times New Roman" w:hAnsi="Garamond" w:cs="Times New Roman"/>
          <w:b/>
          <w:bCs/>
          <w:color w:val="000000"/>
          <w:sz w:val="24"/>
          <w:szCs w:val="24"/>
        </w:rPr>
        <w:t>Price Prediction Range</w:t>
      </w:r>
      <w:bookmarkEnd w:id="33"/>
    </w:p>
    <w:p w14:paraId="6617FABC" w14:textId="77777777" w:rsidR="00095C49" w:rsidRPr="00095C49" w:rsidRDefault="00095C49" w:rsidP="00095C49">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To reflect model uncertainty transparently, we implemented a ±8% prediction margin around the central price estimate. This range accounts for natural price fluctuations in the real estate market.</w:t>
      </w:r>
    </w:p>
    <w:p w14:paraId="40FAE2DA" w14:textId="77777777" w:rsidR="00095C49" w:rsidRPr="00366BCC" w:rsidRDefault="00095C49" w:rsidP="00095C49">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Price Range = Predicted Price ± (Predicted Price × 0.08)</w:t>
      </w:r>
      <w:r w:rsidRPr="00095C49">
        <w:rPr>
          <w:rFonts w:ascii="Garamond" w:eastAsia="Times New Roman" w:hAnsi="Garamond" w:cs="Times New Roman"/>
          <w:color w:val="000000"/>
          <w:sz w:val="24"/>
          <w:szCs w:val="24"/>
        </w:rPr>
        <w:br/>
        <w:t xml:space="preserve">Example: </w:t>
      </w:r>
      <w:r w:rsidRPr="00095C49">
        <w:rPr>
          <w:rFonts w:ascii="Garamond" w:eastAsia="Times New Roman" w:hAnsi="Garamond" w:cs="Times New Roman"/>
          <w:color w:val="000000"/>
          <w:sz w:val="24"/>
          <w:szCs w:val="24"/>
          <w:rtl/>
        </w:rPr>
        <w:t>₪1</w:t>
      </w:r>
      <w:r w:rsidRPr="00095C49">
        <w:rPr>
          <w:rFonts w:ascii="Garamond" w:eastAsia="Times New Roman" w:hAnsi="Garamond" w:cs="Times New Roman"/>
          <w:color w:val="000000"/>
          <w:sz w:val="24"/>
          <w:szCs w:val="24"/>
        </w:rPr>
        <w:t xml:space="preserve">,000,000 → range from </w:t>
      </w:r>
      <w:r w:rsidRPr="00095C49">
        <w:rPr>
          <w:rFonts w:ascii="Garamond" w:eastAsia="Times New Roman" w:hAnsi="Garamond" w:cs="Times New Roman"/>
          <w:color w:val="000000"/>
          <w:sz w:val="24"/>
          <w:szCs w:val="24"/>
          <w:rtl/>
        </w:rPr>
        <w:t>₪920</w:t>
      </w:r>
      <w:r w:rsidRPr="00095C49">
        <w:rPr>
          <w:rFonts w:ascii="Garamond" w:eastAsia="Times New Roman" w:hAnsi="Garamond" w:cs="Times New Roman"/>
          <w:color w:val="000000"/>
          <w:sz w:val="24"/>
          <w:szCs w:val="24"/>
        </w:rPr>
        <w:t xml:space="preserve">,000 to </w:t>
      </w:r>
      <w:r w:rsidRPr="00095C49">
        <w:rPr>
          <w:rFonts w:ascii="Garamond" w:eastAsia="Times New Roman" w:hAnsi="Garamond" w:cs="Times New Roman"/>
          <w:color w:val="000000"/>
          <w:sz w:val="24"/>
          <w:szCs w:val="24"/>
          <w:rtl/>
        </w:rPr>
        <w:t>₪1</w:t>
      </w:r>
      <w:r w:rsidRPr="00095C49">
        <w:rPr>
          <w:rFonts w:ascii="Garamond" w:eastAsia="Times New Roman" w:hAnsi="Garamond" w:cs="Times New Roman"/>
          <w:color w:val="000000"/>
          <w:sz w:val="24"/>
          <w:szCs w:val="24"/>
        </w:rPr>
        <w:t>,080,000</w:t>
      </w:r>
    </w:p>
    <w:p w14:paraId="6A9F43FE" w14:textId="77777777" w:rsidR="00366BCC" w:rsidRPr="00095C49" w:rsidRDefault="00366BCC" w:rsidP="00366BCC">
      <w:pPr>
        <w:bidi w:val="0"/>
        <w:spacing w:before="240" w:after="240" w:line="240" w:lineRule="auto"/>
        <w:rPr>
          <w:rFonts w:ascii="Garamond" w:eastAsia="Times New Roman" w:hAnsi="Garamond" w:cs="Times New Roman"/>
          <w:color w:val="000000"/>
          <w:sz w:val="24"/>
          <w:szCs w:val="24"/>
        </w:rPr>
      </w:pPr>
    </w:p>
    <w:p w14:paraId="095659E8" w14:textId="581C80F5" w:rsidR="00350E8E" w:rsidRPr="00350E8E" w:rsidRDefault="00095C49" w:rsidP="00350E8E">
      <w:pPr>
        <w:pStyle w:val="ae"/>
        <w:numPr>
          <w:ilvl w:val="1"/>
          <w:numId w:val="1"/>
        </w:numPr>
        <w:bidi w:val="0"/>
        <w:spacing w:before="240" w:after="240" w:line="240" w:lineRule="auto"/>
        <w:rPr>
          <w:rFonts w:ascii="Garamond" w:eastAsia="Times New Roman" w:hAnsi="Garamond" w:cs="Times New Roman"/>
          <w:b/>
          <w:bCs/>
          <w:color w:val="000000"/>
          <w:sz w:val="24"/>
          <w:szCs w:val="24"/>
        </w:rPr>
      </w:pPr>
      <w:bookmarkStart w:id="34" w:name="_Ref204336667"/>
      <w:r w:rsidRPr="00350E8E">
        <w:rPr>
          <w:rFonts w:ascii="Garamond" w:eastAsia="Times New Roman" w:hAnsi="Garamond" w:cs="Times New Roman"/>
          <w:b/>
          <w:bCs/>
          <w:color w:val="000000"/>
          <w:sz w:val="24"/>
          <w:szCs w:val="24"/>
        </w:rPr>
        <w:t>Appraiser Insights &amp; Feature Testing</w:t>
      </w:r>
      <w:bookmarkEnd w:id="34"/>
    </w:p>
    <w:p w14:paraId="41DB2505" w14:textId="77777777" w:rsidR="00095C49" w:rsidRPr="00095C49" w:rsidRDefault="00095C49" w:rsidP="00095C49">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To enhance the realism of the model and align it with real-world pricing practices, we collaborated with certified real estate appraisers. Based on their expertise, we identified several commonly used valuation factors in the field, including:</w:t>
      </w:r>
    </w:p>
    <w:p w14:paraId="0F2804BD" w14:textId="77777777" w:rsidR="00095C49" w:rsidRPr="00095C49" w:rsidRDefault="00095C49" w:rsidP="00CD1FC5">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Parking availability</w:t>
      </w:r>
    </w:p>
    <w:p w14:paraId="0D4A8AEC" w14:textId="77777777" w:rsidR="00095C49" w:rsidRPr="00095C49" w:rsidRDefault="00095C49" w:rsidP="00CD1FC5">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Elevator presence</w:t>
      </w:r>
    </w:p>
    <w:p w14:paraId="7FC0456A" w14:textId="21F3791C" w:rsidR="00095C49" w:rsidRPr="00095C49" w:rsidRDefault="00095C49" w:rsidP="00CD1FC5">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 xml:space="preserve">view </w:t>
      </w:r>
    </w:p>
    <w:p w14:paraId="0E33F0DE" w14:textId="77777777" w:rsidR="00095C49" w:rsidRDefault="00095C49" w:rsidP="00CD1FC5">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Proximity to schools, parks, and public transportation</w:t>
      </w:r>
    </w:p>
    <w:p w14:paraId="6B6C03C6" w14:textId="21ACC646" w:rsidR="00AD70E0" w:rsidRPr="00095C49" w:rsidRDefault="00AD70E0" w:rsidP="00CD1FC5">
      <w:pPr>
        <w:bidi w:val="0"/>
        <w:spacing w:before="240" w:after="240" w:line="240" w:lineRule="auto"/>
        <w:rPr>
          <w:rFonts w:ascii="Garamond" w:eastAsia="Times New Roman" w:hAnsi="Garamond" w:cs="Times New Roman"/>
          <w:color w:val="000000"/>
          <w:sz w:val="24"/>
          <w:szCs w:val="24"/>
        </w:rPr>
      </w:pPr>
      <w:r w:rsidRPr="00AD70E0">
        <w:rPr>
          <w:rFonts w:ascii="Garamond" w:eastAsia="Times New Roman" w:hAnsi="Garamond" w:cs="Times New Roman"/>
          <w:color w:val="000000"/>
          <w:sz w:val="24"/>
          <w:szCs w:val="24"/>
        </w:rPr>
        <w:t>Environmental hazard</w:t>
      </w:r>
    </w:p>
    <w:p w14:paraId="79AC23C6" w14:textId="77777777" w:rsidR="00095C49" w:rsidRPr="00095C49" w:rsidRDefault="00095C49" w:rsidP="00095C49">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We attempted to incorporate these features into the model by engineering new variables and testing their impact on accuracy. However, during this process, we faced two major limitations:</w:t>
      </w:r>
    </w:p>
    <w:p w14:paraId="3F5D416A" w14:textId="77A366C2" w:rsidR="00996832" w:rsidRDefault="00095C49" w:rsidP="00366BCC">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b/>
          <w:bCs/>
          <w:color w:val="000000"/>
          <w:sz w:val="24"/>
          <w:szCs w:val="24"/>
        </w:rPr>
        <w:t>Lack of Reliable Transactional Data</w:t>
      </w:r>
      <w:r w:rsidRPr="00AD70E0">
        <w:rPr>
          <w:rFonts w:ascii="Garamond" w:eastAsia="Times New Roman" w:hAnsi="Garamond" w:cs="Times New Roman"/>
          <w:b/>
          <w:bCs/>
          <w:color w:val="000000"/>
          <w:sz w:val="24"/>
          <w:szCs w:val="24"/>
        </w:rPr>
        <w:t>:</w:t>
      </w:r>
    </w:p>
    <w:p w14:paraId="5BE56CCC" w14:textId="6ABF1388" w:rsidR="00095C49" w:rsidRPr="00095C49" w:rsidRDefault="00095C49" w:rsidP="00996832">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color w:val="000000"/>
          <w:sz w:val="24"/>
          <w:szCs w:val="24"/>
        </w:rPr>
        <w:t xml:space="preserve">While we consulted appraisers and gathered a small number of annotated real transactions, we were unable to collect </w:t>
      </w:r>
      <w:r w:rsidR="00366BCC" w:rsidRPr="00366BCC">
        <w:rPr>
          <w:rFonts w:ascii="Garamond" w:eastAsia="Times New Roman" w:hAnsi="Garamond" w:cs="Times New Roman"/>
          <w:color w:val="000000"/>
          <w:sz w:val="24"/>
          <w:szCs w:val="24"/>
        </w:rPr>
        <w:t>enough real transactions</w:t>
      </w:r>
      <w:r w:rsidR="00366BCC">
        <w:rPr>
          <w:rFonts w:ascii="Garamond" w:eastAsia="Times New Roman" w:hAnsi="Garamond" w:cs="Times New Roman"/>
          <w:color w:val="000000"/>
          <w:sz w:val="24"/>
          <w:szCs w:val="24"/>
        </w:rPr>
        <w:t xml:space="preserve">. </w:t>
      </w:r>
      <w:r w:rsidRPr="00095C49">
        <w:rPr>
          <w:rFonts w:ascii="Garamond" w:eastAsia="Times New Roman" w:hAnsi="Garamond" w:cs="Times New Roman"/>
          <w:color w:val="000000"/>
          <w:sz w:val="24"/>
          <w:szCs w:val="24"/>
        </w:rPr>
        <w:t>This made it difficult to calculate meaningful statistical weights for those variables.</w:t>
      </w:r>
    </w:p>
    <w:p w14:paraId="68E57681" w14:textId="77777777" w:rsidR="00996832" w:rsidRDefault="00095C49" w:rsidP="00AD70E0">
      <w:pPr>
        <w:bidi w:val="0"/>
        <w:spacing w:before="240" w:after="240" w:line="240" w:lineRule="auto"/>
        <w:rPr>
          <w:rFonts w:ascii="Garamond" w:eastAsia="Times New Roman" w:hAnsi="Garamond" w:cs="Times New Roman"/>
          <w:color w:val="000000"/>
          <w:sz w:val="24"/>
          <w:szCs w:val="24"/>
        </w:rPr>
      </w:pPr>
      <w:r w:rsidRPr="00095C49">
        <w:rPr>
          <w:rFonts w:ascii="Garamond" w:eastAsia="Times New Roman" w:hAnsi="Garamond" w:cs="Times New Roman"/>
          <w:b/>
          <w:bCs/>
          <w:color w:val="000000"/>
          <w:sz w:val="24"/>
          <w:szCs w:val="24"/>
        </w:rPr>
        <w:lastRenderedPageBreak/>
        <w:t>Negative Impact on Model Accuracy</w:t>
      </w:r>
      <w:r w:rsidRPr="00AD70E0">
        <w:rPr>
          <w:rFonts w:ascii="Garamond" w:eastAsia="Times New Roman" w:hAnsi="Garamond" w:cs="Times New Roman"/>
          <w:b/>
          <w:bCs/>
          <w:color w:val="000000"/>
          <w:sz w:val="24"/>
          <w:szCs w:val="24"/>
        </w:rPr>
        <w:t>:</w:t>
      </w:r>
    </w:p>
    <w:p w14:paraId="0B8BB058" w14:textId="5FAF7341" w:rsidR="00095C49" w:rsidRPr="00095C49" w:rsidRDefault="00AD70E0" w:rsidP="00996832">
      <w:pPr>
        <w:bidi w:val="0"/>
        <w:spacing w:before="240" w:after="240" w:line="240" w:lineRule="auto"/>
        <w:rPr>
          <w:rFonts w:ascii="Garamond" w:eastAsia="Times New Roman" w:hAnsi="Garamond" w:cs="Times New Roman"/>
          <w:color w:val="000000"/>
          <w:sz w:val="24"/>
          <w:szCs w:val="24"/>
        </w:rPr>
      </w:pPr>
      <w:r w:rsidRPr="00AD70E0">
        <w:rPr>
          <w:rFonts w:ascii="Garamond" w:eastAsia="Times New Roman" w:hAnsi="Garamond" w:cs="Times New Roman"/>
          <w:color w:val="000000"/>
          <w:sz w:val="24"/>
          <w:szCs w:val="24"/>
        </w:rPr>
        <w:t>When we tested the engineered features in the model, they introduced instability and reduced</w:t>
      </w:r>
      <w:r>
        <w:rPr>
          <w:rFonts w:ascii="Garamond" w:eastAsia="Times New Roman" w:hAnsi="Garamond" w:cs="Times New Roman" w:hint="cs"/>
          <w:color w:val="000000"/>
          <w:sz w:val="24"/>
          <w:szCs w:val="24"/>
          <w:rtl/>
        </w:rPr>
        <w:t xml:space="preserve"> </w:t>
      </w:r>
      <w:r w:rsidRPr="00095C49">
        <w:rPr>
          <w:rFonts w:ascii="Garamond" w:eastAsia="Times New Roman" w:hAnsi="Garamond" w:cs="Times New Roman"/>
          <w:color w:val="000000"/>
          <w:sz w:val="24"/>
          <w:szCs w:val="24"/>
        </w:rPr>
        <w:t>accuracy</w:t>
      </w:r>
      <w:r>
        <w:rPr>
          <w:rFonts w:ascii="Garamond" w:eastAsia="Times New Roman" w:hAnsi="Garamond" w:cs="Times New Roman" w:hint="cs"/>
          <w:color w:val="000000"/>
          <w:sz w:val="24"/>
          <w:szCs w:val="24"/>
          <w:rtl/>
        </w:rPr>
        <w:t>.</w:t>
      </w:r>
    </w:p>
    <w:p w14:paraId="08F8D878" w14:textId="3641C61B" w:rsidR="00095C49" w:rsidRPr="00095C49" w:rsidRDefault="00095C49" w:rsidP="00095C49">
      <w:pPr>
        <w:bidi w:val="0"/>
        <w:spacing w:before="240" w:after="240" w:line="240" w:lineRule="auto"/>
        <w:rPr>
          <w:rFonts w:ascii="Garamond" w:eastAsia="Times New Roman" w:hAnsi="Garamond" w:cs="Times New Roman"/>
          <w:color w:val="000000"/>
          <w:sz w:val="24"/>
          <w:szCs w:val="24"/>
        </w:rPr>
      </w:pPr>
    </w:p>
    <w:p w14:paraId="73DD95E4" w14:textId="2E87F6A1" w:rsidR="00095C49" w:rsidRPr="00095C49" w:rsidRDefault="00AD70E0" w:rsidP="00AD70E0">
      <w:pPr>
        <w:bidi w:val="0"/>
        <w:spacing w:before="240" w:after="240" w:line="240" w:lineRule="auto"/>
        <w:rPr>
          <w:rFonts w:ascii="Garamond" w:eastAsia="Times New Roman" w:hAnsi="Garamond" w:cs="Times New Roman"/>
          <w:color w:val="000000"/>
          <w:sz w:val="24"/>
          <w:szCs w:val="24"/>
        </w:rPr>
      </w:pPr>
      <w:r w:rsidRPr="00AD70E0">
        <w:rPr>
          <w:rFonts w:ascii="Garamond" w:eastAsia="Times New Roman" w:hAnsi="Garamond" w:cs="Times New Roman"/>
          <w:color w:val="000000"/>
          <w:sz w:val="24"/>
          <w:szCs w:val="24"/>
        </w:rPr>
        <w:t>Because of these reasons, we decided to remove these features from the final model. This made the system simpler, more stable, and more accurate across all cities.</w:t>
      </w:r>
    </w:p>
    <w:p w14:paraId="3E0A4177" w14:textId="77777777" w:rsidR="00963607" w:rsidRDefault="00963607" w:rsidP="00963607">
      <w:pPr>
        <w:bidi w:val="0"/>
        <w:spacing w:before="240" w:after="240" w:line="240" w:lineRule="auto"/>
        <w:rPr>
          <w:rFonts w:ascii="Garamond" w:eastAsia="Times New Roman" w:hAnsi="Garamond" w:cs="Times New Roman"/>
          <w:color w:val="000000"/>
          <w:sz w:val="24"/>
          <w:szCs w:val="24"/>
        </w:rPr>
      </w:pPr>
    </w:p>
    <w:p w14:paraId="34B4EAA8" w14:textId="7D3AAA51" w:rsidR="00350E8E" w:rsidRPr="00350E8E" w:rsidRDefault="00CD1FC5" w:rsidP="00350E8E">
      <w:pPr>
        <w:pStyle w:val="ae"/>
        <w:numPr>
          <w:ilvl w:val="0"/>
          <w:numId w:val="1"/>
        </w:numPr>
        <w:bidi w:val="0"/>
        <w:spacing w:before="240" w:after="240" w:line="240" w:lineRule="auto"/>
        <w:jc w:val="center"/>
        <w:rPr>
          <w:rFonts w:ascii="Garamond" w:eastAsia="Times New Roman" w:hAnsi="Garamond" w:cs="Times New Roman"/>
          <w:b/>
          <w:bCs/>
          <w:sz w:val="28"/>
          <w:szCs w:val="28"/>
        </w:rPr>
      </w:pPr>
      <w:bookmarkStart w:id="35" w:name="_Ref204336673"/>
      <w:r w:rsidRPr="00350E8E">
        <w:rPr>
          <w:rFonts w:ascii="Garamond" w:eastAsia="Times New Roman" w:hAnsi="Garamond" w:cs="Times New Roman"/>
          <w:b/>
          <w:bCs/>
          <w:sz w:val="28"/>
          <w:szCs w:val="28"/>
        </w:rPr>
        <w:t>Testing</w:t>
      </w:r>
      <w:bookmarkEnd w:id="35"/>
    </w:p>
    <w:tbl>
      <w:tblPr>
        <w:tblStyle w:val="a8"/>
        <w:tblW w:w="13086" w:type="dxa"/>
        <w:tblInd w:w="-366" w:type="dxa"/>
        <w:tblBorders>
          <w:top w:val="nil"/>
          <w:left w:val="nil"/>
          <w:bottom w:val="nil"/>
          <w:right w:val="nil"/>
          <w:insideH w:val="nil"/>
          <w:insideV w:val="nil"/>
        </w:tblBorders>
        <w:tblLayout w:type="fixed"/>
        <w:tblLook w:val="0600" w:firstRow="0" w:lastRow="0" w:firstColumn="0" w:lastColumn="0" w:noHBand="1" w:noVBand="1"/>
      </w:tblPr>
      <w:tblGrid>
        <w:gridCol w:w="1251"/>
        <w:gridCol w:w="2985"/>
        <w:gridCol w:w="4425"/>
        <w:gridCol w:w="4425"/>
      </w:tblGrid>
      <w:tr w:rsidR="00CD1FC5" w:rsidRPr="00CD1FC5" w14:paraId="2F6E4441" w14:textId="0D0D5F98" w:rsidTr="00CD1FC5">
        <w:trPr>
          <w:trHeight w:val="330"/>
        </w:trPr>
        <w:tc>
          <w:tcPr>
            <w:tcW w:w="1251" w:type="dxa"/>
            <w:tcBorders>
              <w:top w:val="single" w:sz="5" w:space="0" w:color="999999"/>
              <w:left w:val="single" w:sz="5" w:space="0" w:color="999999"/>
              <w:bottom w:val="single" w:sz="10" w:space="0" w:color="666666"/>
              <w:right w:val="single" w:sz="5" w:space="0" w:color="999999"/>
            </w:tcBorders>
            <w:tcMar>
              <w:top w:w="0" w:type="dxa"/>
              <w:left w:w="100" w:type="dxa"/>
              <w:bottom w:w="0" w:type="dxa"/>
              <w:right w:w="100" w:type="dxa"/>
            </w:tcMar>
          </w:tcPr>
          <w:p w14:paraId="7D2EA461"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Case</w:t>
            </w:r>
          </w:p>
        </w:tc>
        <w:tc>
          <w:tcPr>
            <w:tcW w:w="2985" w:type="dxa"/>
            <w:tcBorders>
              <w:top w:val="single" w:sz="5" w:space="0" w:color="999999"/>
              <w:left w:val="nil"/>
              <w:bottom w:val="single" w:sz="10" w:space="0" w:color="666666"/>
              <w:right w:val="single" w:sz="5" w:space="0" w:color="999999"/>
            </w:tcBorders>
            <w:tcMar>
              <w:top w:w="0" w:type="dxa"/>
              <w:left w:w="100" w:type="dxa"/>
              <w:bottom w:w="0" w:type="dxa"/>
              <w:right w:w="100" w:type="dxa"/>
            </w:tcMar>
          </w:tcPr>
          <w:p w14:paraId="01652264"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Test Case</w:t>
            </w:r>
          </w:p>
        </w:tc>
        <w:tc>
          <w:tcPr>
            <w:tcW w:w="4425" w:type="dxa"/>
            <w:tcBorders>
              <w:top w:val="single" w:sz="5" w:space="0" w:color="999999"/>
              <w:left w:val="nil"/>
              <w:bottom w:val="single" w:sz="10" w:space="0" w:color="666666"/>
              <w:right w:val="single" w:sz="5" w:space="0" w:color="999999"/>
            </w:tcBorders>
            <w:tcMar>
              <w:top w:w="0" w:type="dxa"/>
              <w:left w:w="100" w:type="dxa"/>
              <w:bottom w:w="0" w:type="dxa"/>
              <w:right w:w="100" w:type="dxa"/>
            </w:tcMar>
          </w:tcPr>
          <w:p w14:paraId="1FE50144"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Expected Result</w:t>
            </w:r>
          </w:p>
        </w:tc>
        <w:tc>
          <w:tcPr>
            <w:tcW w:w="4425" w:type="dxa"/>
            <w:tcBorders>
              <w:top w:val="single" w:sz="5" w:space="0" w:color="999999"/>
              <w:left w:val="nil"/>
              <w:bottom w:val="single" w:sz="10" w:space="0" w:color="666666"/>
              <w:right w:val="single" w:sz="5" w:space="0" w:color="999999"/>
            </w:tcBorders>
          </w:tcPr>
          <w:p w14:paraId="551902A4" w14:textId="1B161A0E" w:rsidR="00CD1FC5" w:rsidRPr="00CD1FC5" w:rsidRDefault="00CD1FC5">
            <w:pPr>
              <w:bidi w:val="0"/>
              <w:spacing w:before="240" w:after="0" w:line="276" w:lineRule="auto"/>
              <w:rPr>
                <w:rFonts w:ascii="Garamond" w:eastAsia="Times New Roman" w:hAnsi="Garamond" w:cs="Times New Roman"/>
                <w:b/>
                <w:bCs/>
                <w:sz w:val="24"/>
                <w:szCs w:val="24"/>
              </w:rPr>
            </w:pPr>
            <w:r w:rsidRPr="00CD1FC5">
              <w:rPr>
                <w:rFonts w:ascii="Garamond" w:hAnsi="Garamond"/>
                <w:b/>
                <w:bCs/>
                <w:sz w:val="24"/>
                <w:szCs w:val="24"/>
              </w:rPr>
              <w:t>Results</w:t>
            </w:r>
          </w:p>
        </w:tc>
      </w:tr>
      <w:tr w:rsidR="00CD1FC5" w:rsidRPr="00CD1FC5" w14:paraId="0C559C82" w14:textId="3B871ECD" w:rsidTr="00CD1FC5">
        <w:trPr>
          <w:trHeight w:val="540"/>
        </w:trPr>
        <w:tc>
          <w:tcPr>
            <w:tcW w:w="1251"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343D3995"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1</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2BD6E1A9"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Press "Get Started".</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6D9BC807"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 xml:space="preserve"> The user is taken to the next page (Estimate page).</w:t>
            </w:r>
          </w:p>
        </w:tc>
        <w:tc>
          <w:tcPr>
            <w:tcW w:w="4425" w:type="dxa"/>
            <w:tcBorders>
              <w:top w:val="nil"/>
              <w:left w:val="nil"/>
              <w:bottom w:val="single" w:sz="5" w:space="0" w:color="999999"/>
              <w:right w:val="single" w:sz="5" w:space="0" w:color="999999"/>
            </w:tcBorders>
          </w:tcPr>
          <w:p w14:paraId="49B5746A" w14:textId="00B8D228" w:rsidR="00CD1FC5" w:rsidRPr="00CD1FC5" w:rsidRDefault="00CD1FC5">
            <w:pPr>
              <w:bidi w:val="0"/>
              <w:spacing w:before="240" w:after="0" w:line="276" w:lineRule="auto"/>
              <w:rPr>
                <w:rFonts w:ascii="Garamond" w:eastAsia="Times New Roman" w:hAnsi="Garamond" w:cs="Times New Roman"/>
              </w:rPr>
            </w:pPr>
            <w:r w:rsidRPr="00C40CCA">
              <w:rPr>
                <w:rFonts w:ascii="Garamond" w:hAnsi="Garamond"/>
                <w:sz w:val="24"/>
                <w:szCs w:val="24"/>
              </w:rPr>
              <w:t>Passed</w:t>
            </w:r>
          </w:p>
        </w:tc>
      </w:tr>
      <w:tr w:rsidR="00CD1FC5" w:rsidRPr="00CD1FC5" w14:paraId="6ECBB7DC" w14:textId="513FED75" w:rsidTr="00CD1FC5">
        <w:trPr>
          <w:trHeight w:val="540"/>
        </w:trPr>
        <w:tc>
          <w:tcPr>
            <w:tcW w:w="1251"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4B61EEEF"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2</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07181A26" w14:textId="77777777" w:rsidR="00CD1FC5" w:rsidRPr="00CD1FC5" w:rsidRDefault="00CD1FC5">
            <w:pPr>
              <w:bidi w:val="0"/>
              <w:spacing w:after="0" w:line="240" w:lineRule="auto"/>
              <w:rPr>
                <w:rFonts w:ascii="Garamond" w:eastAsia="Times New Roman" w:hAnsi="Garamond" w:cs="Times New Roman"/>
              </w:rPr>
            </w:pPr>
            <w:r w:rsidRPr="00CD1FC5">
              <w:rPr>
                <w:rFonts w:ascii="Garamond" w:eastAsia="Times New Roman" w:hAnsi="Garamond" w:cs="Times New Roman"/>
              </w:rPr>
              <w:t>Entering the necessary property details correctly and completely and Press” Estimate Price”.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42AFD6AE" w14:textId="77777777" w:rsidR="00CD1FC5" w:rsidRPr="00CD1FC5" w:rsidRDefault="00CD1FC5">
            <w:pPr>
              <w:bidi w:val="0"/>
              <w:spacing w:after="0" w:line="240" w:lineRule="auto"/>
              <w:rPr>
                <w:rFonts w:ascii="Garamond" w:eastAsia="Times New Roman" w:hAnsi="Garamond" w:cs="Times New Roman"/>
              </w:rPr>
            </w:pPr>
            <w:r w:rsidRPr="00CD1FC5">
              <w:rPr>
                <w:rFonts w:ascii="Garamond" w:eastAsia="Times New Roman" w:hAnsi="Garamond" w:cs="Times New Roman"/>
              </w:rPr>
              <w:t>The system accepts the details and proceeds to estimate the property price, the result (price + impact factors) is displayed to the user.</w:t>
            </w:r>
          </w:p>
        </w:tc>
        <w:tc>
          <w:tcPr>
            <w:tcW w:w="4425" w:type="dxa"/>
            <w:tcBorders>
              <w:top w:val="nil"/>
              <w:left w:val="nil"/>
              <w:bottom w:val="single" w:sz="5" w:space="0" w:color="999999"/>
              <w:right w:val="single" w:sz="5" w:space="0" w:color="999999"/>
            </w:tcBorders>
          </w:tcPr>
          <w:p w14:paraId="1C859160" w14:textId="78340B0E" w:rsidR="00CD1FC5" w:rsidRPr="00CD1FC5" w:rsidRDefault="00CD1FC5">
            <w:pPr>
              <w:bidi w:val="0"/>
              <w:spacing w:after="0" w:line="240" w:lineRule="auto"/>
              <w:rPr>
                <w:rFonts w:ascii="Garamond" w:eastAsia="Times New Roman" w:hAnsi="Garamond" w:cs="Times New Roman"/>
              </w:rPr>
            </w:pPr>
            <w:r w:rsidRPr="00C40CCA">
              <w:rPr>
                <w:rFonts w:ascii="Garamond" w:hAnsi="Garamond"/>
                <w:sz w:val="24"/>
                <w:szCs w:val="24"/>
              </w:rPr>
              <w:t>Passed</w:t>
            </w:r>
          </w:p>
        </w:tc>
      </w:tr>
      <w:tr w:rsidR="00CD1FC5" w:rsidRPr="00CD1FC5" w14:paraId="70F7DD3E" w14:textId="4B26CA9E" w:rsidTr="00CD1FC5">
        <w:trPr>
          <w:trHeight w:val="540"/>
        </w:trPr>
        <w:tc>
          <w:tcPr>
            <w:tcW w:w="1251"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18596D48"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3</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39C22E76" w14:textId="77777777" w:rsidR="00CD1FC5" w:rsidRPr="00CD1FC5" w:rsidRDefault="00CD1FC5">
            <w:pPr>
              <w:bidi w:val="0"/>
              <w:spacing w:after="0" w:line="240" w:lineRule="auto"/>
              <w:rPr>
                <w:rFonts w:ascii="Garamond" w:eastAsia="Times New Roman" w:hAnsi="Garamond" w:cs="Times New Roman"/>
              </w:rPr>
            </w:pPr>
            <w:r w:rsidRPr="00CD1FC5">
              <w:rPr>
                <w:rFonts w:ascii="Garamond" w:eastAsia="Times New Roman" w:hAnsi="Garamond" w:cs="Times New Roman"/>
              </w:rPr>
              <w:t>Entering the necessary property details not correctly or not completely and Press” Estimate Price”.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697D2D65"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Error is shown:</w:t>
            </w:r>
          </w:p>
          <w:p w14:paraId="0243754E"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“The property details you entered are incomplete or incorrect. Please review the information and try again. ”</w:t>
            </w:r>
          </w:p>
        </w:tc>
        <w:tc>
          <w:tcPr>
            <w:tcW w:w="4425" w:type="dxa"/>
            <w:tcBorders>
              <w:top w:val="nil"/>
              <w:left w:val="nil"/>
              <w:bottom w:val="single" w:sz="5" w:space="0" w:color="999999"/>
              <w:right w:val="single" w:sz="5" w:space="0" w:color="999999"/>
            </w:tcBorders>
          </w:tcPr>
          <w:p w14:paraId="2A37F8D3" w14:textId="42658F49" w:rsidR="00CD1FC5" w:rsidRPr="00CD1FC5" w:rsidRDefault="00CD1FC5">
            <w:pPr>
              <w:bidi w:val="0"/>
              <w:spacing w:before="240" w:after="0" w:line="276" w:lineRule="auto"/>
              <w:rPr>
                <w:rFonts w:ascii="Garamond" w:eastAsia="Times New Roman" w:hAnsi="Garamond" w:cs="Times New Roman"/>
              </w:rPr>
            </w:pPr>
            <w:r w:rsidRPr="00C40CCA">
              <w:rPr>
                <w:rFonts w:ascii="Garamond" w:hAnsi="Garamond"/>
                <w:sz w:val="24"/>
                <w:szCs w:val="24"/>
              </w:rPr>
              <w:t>Passed</w:t>
            </w:r>
          </w:p>
        </w:tc>
      </w:tr>
      <w:tr w:rsidR="00CD1FC5" w:rsidRPr="00CD1FC5" w14:paraId="26B5BC29" w14:textId="40517FEF" w:rsidTr="00CD1FC5">
        <w:trPr>
          <w:trHeight w:val="540"/>
        </w:trPr>
        <w:tc>
          <w:tcPr>
            <w:tcW w:w="1251"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6FEF7E4C"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4</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51CD143B"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Press "Estimate another property"</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438E078E"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The user is taken to the Estimate page to start a new estimation.</w:t>
            </w:r>
          </w:p>
          <w:p w14:paraId="3AC4B08C" w14:textId="77777777" w:rsidR="00CD1FC5" w:rsidRPr="00CD1FC5" w:rsidRDefault="00CD1FC5">
            <w:pPr>
              <w:bidi w:val="0"/>
              <w:spacing w:before="240" w:after="0" w:line="276" w:lineRule="auto"/>
              <w:rPr>
                <w:rFonts w:ascii="Garamond" w:eastAsia="Times New Roman" w:hAnsi="Garamond" w:cs="Times New Roman"/>
              </w:rPr>
            </w:pPr>
          </w:p>
        </w:tc>
        <w:tc>
          <w:tcPr>
            <w:tcW w:w="4425" w:type="dxa"/>
            <w:tcBorders>
              <w:top w:val="nil"/>
              <w:left w:val="nil"/>
              <w:bottom w:val="single" w:sz="5" w:space="0" w:color="999999"/>
              <w:right w:val="single" w:sz="5" w:space="0" w:color="999999"/>
            </w:tcBorders>
          </w:tcPr>
          <w:p w14:paraId="11A5C008" w14:textId="775CF0C6" w:rsidR="00CD1FC5" w:rsidRPr="00CD1FC5" w:rsidRDefault="00CD1FC5">
            <w:pPr>
              <w:bidi w:val="0"/>
              <w:spacing w:before="240" w:after="0" w:line="276" w:lineRule="auto"/>
              <w:rPr>
                <w:rFonts w:ascii="Garamond" w:eastAsia="Times New Roman" w:hAnsi="Garamond" w:cs="Times New Roman"/>
              </w:rPr>
            </w:pPr>
            <w:r w:rsidRPr="00C40CCA">
              <w:rPr>
                <w:rFonts w:ascii="Garamond" w:hAnsi="Garamond"/>
                <w:sz w:val="24"/>
                <w:szCs w:val="24"/>
              </w:rPr>
              <w:t>Passed</w:t>
            </w:r>
          </w:p>
        </w:tc>
      </w:tr>
      <w:tr w:rsidR="00CD1FC5" w:rsidRPr="00CD1FC5" w14:paraId="211E01C5" w14:textId="1EC49BF8" w:rsidTr="00CD1FC5">
        <w:trPr>
          <w:trHeight w:val="587"/>
        </w:trPr>
        <w:tc>
          <w:tcPr>
            <w:tcW w:w="1251"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25002772"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5</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11F5FCE2"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Access Help &amp; FAQ</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24F333FC"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The system redirects the user to the Help &amp; FAQ section.</w:t>
            </w:r>
          </w:p>
        </w:tc>
        <w:tc>
          <w:tcPr>
            <w:tcW w:w="4425" w:type="dxa"/>
            <w:tcBorders>
              <w:top w:val="nil"/>
              <w:left w:val="nil"/>
              <w:bottom w:val="single" w:sz="5" w:space="0" w:color="999999"/>
              <w:right w:val="single" w:sz="5" w:space="0" w:color="999999"/>
            </w:tcBorders>
          </w:tcPr>
          <w:p w14:paraId="77A0413F" w14:textId="66FE4A26" w:rsidR="00CD1FC5" w:rsidRPr="00CD1FC5" w:rsidRDefault="00CD1FC5">
            <w:pPr>
              <w:bidi w:val="0"/>
              <w:spacing w:before="240" w:after="0" w:line="276" w:lineRule="auto"/>
              <w:rPr>
                <w:rFonts w:ascii="Garamond" w:eastAsia="Times New Roman" w:hAnsi="Garamond" w:cs="Times New Roman"/>
              </w:rPr>
            </w:pPr>
            <w:r w:rsidRPr="00C40CCA">
              <w:rPr>
                <w:rFonts w:ascii="Garamond" w:hAnsi="Garamond"/>
                <w:sz w:val="24"/>
                <w:szCs w:val="24"/>
              </w:rPr>
              <w:t>Passed</w:t>
            </w:r>
          </w:p>
        </w:tc>
      </w:tr>
      <w:tr w:rsidR="00CD1FC5" w:rsidRPr="00CD1FC5" w14:paraId="5A2F2C0B" w14:textId="59F40B04" w:rsidTr="00CD1FC5">
        <w:trPr>
          <w:trHeight w:val="780"/>
        </w:trPr>
        <w:tc>
          <w:tcPr>
            <w:tcW w:w="1251"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1736B763"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6</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29261C1F"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Return to the main page</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36118BDB"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The system redirects the user to the home page.</w:t>
            </w:r>
          </w:p>
        </w:tc>
        <w:tc>
          <w:tcPr>
            <w:tcW w:w="4425" w:type="dxa"/>
            <w:tcBorders>
              <w:top w:val="nil"/>
              <w:left w:val="nil"/>
              <w:bottom w:val="single" w:sz="5" w:space="0" w:color="999999"/>
              <w:right w:val="single" w:sz="5" w:space="0" w:color="999999"/>
            </w:tcBorders>
          </w:tcPr>
          <w:p w14:paraId="02577F7C" w14:textId="286F8960" w:rsidR="00CD1FC5" w:rsidRPr="00CD1FC5" w:rsidRDefault="00CD1FC5">
            <w:pPr>
              <w:bidi w:val="0"/>
              <w:spacing w:before="240" w:after="0" w:line="276" w:lineRule="auto"/>
              <w:rPr>
                <w:rFonts w:ascii="Garamond" w:eastAsia="Times New Roman" w:hAnsi="Garamond" w:cs="Times New Roman"/>
              </w:rPr>
            </w:pPr>
            <w:r w:rsidRPr="00C40CCA">
              <w:rPr>
                <w:rFonts w:ascii="Garamond" w:hAnsi="Garamond"/>
                <w:sz w:val="24"/>
                <w:szCs w:val="24"/>
              </w:rPr>
              <w:t>Passed</w:t>
            </w:r>
          </w:p>
        </w:tc>
      </w:tr>
      <w:tr w:rsidR="00CD1FC5" w:rsidRPr="00CD1FC5" w14:paraId="5C777816" w14:textId="71C26227" w:rsidTr="00CD1FC5">
        <w:trPr>
          <w:trHeight w:val="540"/>
        </w:trPr>
        <w:tc>
          <w:tcPr>
            <w:tcW w:w="1251" w:type="dxa"/>
            <w:tcBorders>
              <w:top w:val="nil"/>
              <w:left w:val="single" w:sz="5" w:space="0" w:color="999999"/>
              <w:bottom w:val="single" w:sz="5" w:space="0" w:color="999999"/>
              <w:right w:val="single" w:sz="5" w:space="0" w:color="999999"/>
            </w:tcBorders>
            <w:tcMar>
              <w:top w:w="0" w:type="dxa"/>
              <w:left w:w="100" w:type="dxa"/>
              <w:bottom w:w="0" w:type="dxa"/>
              <w:right w:w="100" w:type="dxa"/>
            </w:tcMar>
          </w:tcPr>
          <w:p w14:paraId="5EB999E1" w14:textId="77777777" w:rsidR="00CD1FC5" w:rsidRPr="00CD1FC5" w:rsidRDefault="00CD1FC5">
            <w:pPr>
              <w:bidi w:val="0"/>
              <w:spacing w:before="240" w:after="0" w:line="276" w:lineRule="auto"/>
              <w:rPr>
                <w:rFonts w:ascii="Garamond" w:eastAsia="Times New Roman" w:hAnsi="Garamond" w:cs="Times New Roman"/>
                <w:b/>
                <w:sz w:val="24"/>
                <w:szCs w:val="24"/>
              </w:rPr>
            </w:pPr>
            <w:r w:rsidRPr="00CD1FC5">
              <w:rPr>
                <w:rFonts w:ascii="Garamond" w:eastAsia="Times New Roman" w:hAnsi="Garamond" w:cs="Times New Roman"/>
                <w:b/>
                <w:sz w:val="24"/>
                <w:szCs w:val="24"/>
              </w:rPr>
              <w:t>7</w:t>
            </w:r>
          </w:p>
        </w:tc>
        <w:tc>
          <w:tcPr>
            <w:tcW w:w="2985" w:type="dxa"/>
            <w:tcBorders>
              <w:top w:val="nil"/>
              <w:left w:val="nil"/>
              <w:bottom w:val="single" w:sz="5" w:space="0" w:color="999999"/>
              <w:right w:val="single" w:sz="5" w:space="0" w:color="999999"/>
            </w:tcBorders>
            <w:tcMar>
              <w:top w:w="0" w:type="dxa"/>
              <w:left w:w="100" w:type="dxa"/>
              <w:bottom w:w="0" w:type="dxa"/>
              <w:right w:w="100" w:type="dxa"/>
            </w:tcMar>
          </w:tcPr>
          <w:p w14:paraId="11513E8F"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No result output in the final step</w:t>
            </w:r>
          </w:p>
        </w:tc>
        <w:tc>
          <w:tcPr>
            <w:tcW w:w="4425" w:type="dxa"/>
            <w:tcBorders>
              <w:top w:val="nil"/>
              <w:left w:val="nil"/>
              <w:bottom w:val="single" w:sz="5" w:space="0" w:color="999999"/>
              <w:right w:val="single" w:sz="5" w:space="0" w:color="999999"/>
            </w:tcBorders>
            <w:tcMar>
              <w:top w:w="0" w:type="dxa"/>
              <w:left w:w="100" w:type="dxa"/>
              <w:bottom w:w="0" w:type="dxa"/>
              <w:right w:w="100" w:type="dxa"/>
            </w:tcMar>
          </w:tcPr>
          <w:p w14:paraId="74D9A40D" w14:textId="77777777" w:rsidR="00CD1FC5" w:rsidRPr="00CD1FC5" w:rsidRDefault="00CD1FC5">
            <w:pPr>
              <w:bidi w:val="0"/>
              <w:spacing w:before="240" w:after="0" w:line="276" w:lineRule="auto"/>
              <w:rPr>
                <w:rFonts w:ascii="Garamond" w:eastAsia="Times New Roman" w:hAnsi="Garamond" w:cs="Times New Roman"/>
              </w:rPr>
            </w:pPr>
            <w:r w:rsidRPr="00CD1FC5">
              <w:rPr>
                <w:rFonts w:ascii="Garamond" w:eastAsia="Times New Roman" w:hAnsi="Garamond" w:cs="Times New Roman"/>
              </w:rPr>
              <w:t>Error is shown:</w:t>
            </w:r>
            <w:r w:rsidRPr="00CD1FC5">
              <w:rPr>
                <w:rFonts w:ascii="Garamond" w:eastAsia="Times New Roman" w:hAnsi="Garamond" w:cs="Times New Roman"/>
              </w:rPr>
              <w:br/>
              <w:t xml:space="preserve"> “An error occurred while evaluating the property details. Please try again.”</w:t>
            </w:r>
          </w:p>
        </w:tc>
        <w:tc>
          <w:tcPr>
            <w:tcW w:w="4425" w:type="dxa"/>
            <w:tcBorders>
              <w:top w:val="nil"/>
              <w:left w:val="nil"/>
              <w:bottom w:val="single" w:sz="5" w:space="0" w:color="999999"/>
              <w:right w:val="single" w:sz="5" w:space="0" w:color="999999"/>
            </w:tcBorders>
          </w:tcPr>
          <w:p w14:paraId="493C7585" w14:textId="1D8BB107" w:rsidR="00CD1FC5" w:rsidRPr="00CD1FC5" w:rsidRDefault="00CD1FC5">
            <w:pPr>
              <w:bidi w:val="0"/>
              <w:spacing w:before="240" w:after="0" w:line="276" w:lineRule="auto"/>
              <w:rPr>
                <w:rFonts w:ascii="Garamond" w:eastAsia="Times New Roman" w:hAnsi="Garamond" w:cs="Times New Roman"/>
              </w:rPr>
            </w:pPr>
            <w:r w:rsidRPr="00C40CCA">
              <w:rPr>
                <w:rFonts w:ascii="Garamond" w:hAnsi="Garamond"/>
                <w:sz w:val="24"/>
                <w:szCs w:val="24"/>
              </w:rPr>
              <w:t>Passed</w:t>
            </w:r>
          </w:p>
        </w:tc>
      </w:tr>
    </w:tbl>
    <w:p w14:paraId="04138610" w14:textId="77777777" w:rsidR="00CD1FC5" w:rsidRDefault="00CD1FC5" w:rsidP="00CD1FC5">
      <w:pPr>
        <w:bidi w:val="0"/>
        <w:spacing w:before="240" w:after="240" w:line="240" w:lineRule="auto"/>
        <w:rPr>
          <w:rFonts w:ascii="Garamond" w:eastAsia="Times New Roman" w:hAnsi="Garamond" w:cs="Times New Roman"/>
        </w:rPr>
      </w:pPr>
    </w:p>
    <w:p w14:paraId="20DB7B78" w14:textId="675D0DEB" w:rsidR="00E83185" w:rsidRPr="00E83185" w:rsidRDefault="00E83185" w:rsidP="00E83185">
      <w:pPr>
        <w:bidi w:val="0"/>
        <w:spacing w:before="240" w:after="240" w:line="240" w:lineRule="auto"/>
        <w:rPr>
          <w:rFonts w:ascii="Garamond" w:eastAsia="Times New Roman" w:hAnsi="Garamond"/>
          <w:color w:val="000000"/>
          <w:sz w:val="24"/>
          <w:szCs w:val="24"/>
        </w:rPr>
      </w:pPr>
      <w:r w:rsidRPr="00E83185">
        <w:rPr>
          <w:rFonts w:ascii="Garamond" w:eastAsia="Times New Roman" w:hAnsi="Garamond"/>
          <w:color w:val="000000"/>
          <w:sz w:val="24"/>
          <w:szCs w:val="24"/>
        </w:rPr>
        <w:lastRenderedPageBreak/>
        <w:t>To evaluate the platform beyond technical accuracy, we conducted user testing with 11 individuals, including 4 students, 4 property owners, and 3 licensed real estate appraisers. Testers were asked to input real property details and compare the platform’s price estimates with known sale prices or professional opinions.</w:t>
      </w:r>
    </w:p>
    <w:p w14:paraId="1F1C7526" w14:textId="77777777" w:rsidR="00E83185" w:rsidRPr="00E83185" w:rsidRDefault="00E83185" w:rsidP="00E83185">
      <w:pPr>
        <w:bidi w:val="0"/>
        <w:spacing w:before="240" w:after="240" w:line="240" w:lineRule="auto"/>
        <w:rPr>
          <w:rFonts w:ascii="Garamond" w:eastAsia="Times New Roman" w:hAnsi="Garamond" w:cs="Times New Roman"/>
          <w:color w:val="000000"/>
          <w:sz w:val="24"/>
          <w:szCs w:val="24"/>
        </w:rPr>
      </w:pPr>
      <w:r w:rsidRPr="00E83185">
        <w:rPr>
          <w:rFonts w:ascii="Garamond" w:eastAsia="Times New Roman" w:hAnsi="Garamond" w:cs="Times New Roman"/>
          <w:color w:val="000000"/>
          <w:sz w:val="24"/>
          <w:szCs w:val="24"/>
        </w:rPr>
        <w:t>The feedback was largely positive, highlighting:</w:t>
      </w:r>
    </w:p>
    <w:p w14:paraId="21C70261" w14:textId="77777777" w:rsidR="00E83185" w:rsidRPr="00E83185" w:rsidRDefault="00E83185" w:rsidP="00E83185">
      <w:pPr>
        <w:numPr>
          <w:ilvl w:val="0"/>
          <w:numId w:val="35"/>
        </w:numPr>
        <w:bidi w:val="0"/>
        <w:spacing w:before="240" w:after="240" w:line="240" w:lineRule="auto"/>
        <w:rPr>
          <w:rFonts w:ascii="Garamond" w:eastAsia="Times New Roman" w:hAnsi="Garamond" w:cs="Times New Roman"/>
          <w:color w:val="000000"/>
          <w:sz w:val="24"/>
          <w:szCs w:val="24"/>
        </w:rPr>
      </w:pPr>
      <w:r w:rsidRPr="00E83185">
        <w:rPr>
          <w:rFonts w:ascii="Garamond" w:eastAsia="Times New Roman" w:hAnsi="Garamond" w:cs="Times New Roman"/>
          <w:color w:val="000000"/>
          <w:sz w:val="24"/>
          <w:szCs w:val="24"/>
        </w:rPr>
        <w:t>The ease of use of the interface</w:t>
      </w:r>
    </w:p>
    <w:p w14:paraId="73DFA067" w14:textId="11DC8CD4" w:rsidR="00E83185" w:rsidRPr="00E83185" w:rsidRDefault="00E83185" w:rsidP="009B7284">
      <w:pPr>
        <w:numPr>
          <w:ilvl w:val="0"/>
          <w:numId w:val="35"/>
        </w:numPr>
        <w:bidi w:val="0"/>
        <w:spacing w:before="240" w:after="240" w:line="240" w:lineRule="auto"/>
        <w:rPr>
          <w:rFonts w:ascii="Garamond" w:eastAsia="Times New Roman" w:hAnsi="Garamond" w:cs="Times New Roman"/>
          <w:color w:val="000000"/>
          <w:sz w:val="24"/>
          <w:szCs w:val="24"/>
        </w:rPr>
      </w:pPr>
      <w:r w:rsidRPr="00E83185">
        <w:rPr>
          <w:rFonts w:ascii="Garamond" w:eastAsia="Times New Roman" w:hAnsi="Garamond" w:cs="Times New Roman"/>
          <w:color w:val="000000"/>
          <w:sz w:val="24"/>
          <w:szCs w:val="24"/>
        </w:rPr>
        <w:t>The speed and clarity of the results</w:t>
      </w:r>
    </w:p>
    <w:p w14:paraId="6519770B" w14:textId="016B88D1" w:rsidR="00E83185" w:rsidRPr="00E83185" w:rsidRDefault="00E83185" w:rsidP="00E83185">
      <w:pPr>
        <w:bidi w:val="0"/>
        <w:spacing w:before="240" w:after="240" w:line="240" w:lineRule="auto"/>
        <w:rPr>
          <w:rFonts w:ascii="Garamond" w:eastAsia="Times New Roman" w:hAnsi="Garamond" w:cs="Times New Roman"/>
          <w:color w:val="000000"/>
          <w:sz w:val="24"/>
          <w:szCs w:val="24"/>
        </w:rPr>
      </w:pPr>
      <w:r w:rsidRPr="00E83185">
        <w:rPr>
          <w:rFonts w:ascii="Garamond" w:eastAsia="Times New Roman" w:hAnsi="Garamond" w:cs="Times New Roman"/>
          <w:color w:val="000000"/>
          <w:sz w:val="24"/>
          <w:szCs w:val="24"/>
        </w:rPr>
        <w:t xml:space="preserve">We also asked users if they would prefer to have a login system so they could save past evaluations to their account. The </w:t>
      </w:r>
      <w:r w:rsidR="00535B05">
        <w:rPr>
          <w:rFonts w:ascii="Garamond" w:eastAsia="Times New Roman" w:hAnsi="Garamond" w:cs="Times New Roman"/>
          <w:color w:val="000000"/>
          <w:sz w:val="24"/>
          <w:szCs w:val="24"/>
        </w:rPr>
        <w:t>unprofessional</w:t>
      </w:r>
      <w:r w:rsidRPr="00E83185">
        <w:rPr>
          <w:rFonts w:ascii="Garamond" w:eastAsia="Times New Roman" w:hAnsi="Garamond" w:cs="Times New Roman"/>
          <w:color w:val="000000"/>
          <w:sz w:val="24"/>
          <w:szCs w:val="24"/>
        </w:rPr>
        <w:t xml:space="preserve"> </w:t>
      </w:r>
      <w:r w:rsidR="00F02D84" w:rsidRPr="00E83185">
        <w:rPr>
          <w:rFonts w:ascii="Garamond" w:eastAsia="Times New Roman" w:hAnsi="Garamond" w:cs="Times New Roman"/>
          <w:color w:val="000000"/>
          <w:sz w:val="24"/>
          <w:szCs w:val="24"/>
        </w:rPr>
        <w:t>users,</w:t>
      </w:r>
      <w:r w:rsidRPr="00E83185">
        <w:rPr>
          <w:rFonts w:ascii="Garamond" w:eastAsia="Times New Roman" w:hAnsi="Garamond" w:cs="Times New Roman"/>
          <w:color w:val="000000"/>
          <w:sz w:val="24"/>
          <w:szCs w:val="24"/>
        </w:rPr>
        <w:t xml:space="preserve"> </w:t>
      </w:r>
      <w:r w:rsidR="00F02D84">
        <w:rPr>
          <w:rFonts w:ascii="Garamond" w:eastAsia="Times New Roman" w:hAnsi="Garamond" w:cs="Times New Roman"/>
          <w:color w:val="000000"/>
          <w:sz w:val="24"/>
          <w:szCs w:val="24"/>
        </w:rPr>
        <w:t>i.e., students</w:t>
      </w:r>
      <w:r w:rsidRPr="00E83185">
        <w:rPr>
          <w:rFonts w:ascii="Garamond" w:eastAsia="Times New Roman" w:hAnsi="Garamond" w:cs="Times New Roman"/>
          <w:color w:val="000000"/>
          <w:sz w:val="24"/>
          <w:szCs w:val="24"/>
        </w:rPr>
        <w:t xml:space="preserve"> and property owners mostly responded that they would probably use the tool just once or twice, so they </w:t>
      </w:r>
      <w:r w:rsidR="00966C84" w:rsidRPr="00E83185">
        <w:rPr>
          <w:rFonts w:ascii="Garamond" w:eastAsia="Times New Roman" w:hAnsi="Garamond" w:cs="Times New Roman"/>
          <w:color w:val="000000"/>
          <w:sz w:val="24"/>
          <w:szCs w:val="24"/>
        </w:rPr>
        <w:t>did not</w:t>
      </w:r>
      <w:r w:rsidRPr="00E83185">
        <w:rPr>
          <w:rFonts w:ascii="Garamond" w:eastAsia="Times New Roman" w:hAnsi="Garamond" w:cs="Times New Roman"/>
          <w:color w:val="000000"/>
          <w:sz w:val="24"/>
          <w:szCs w:val="24"/>
        </w:rPr>
        <w:t xml:space="preserve"> want to create an account. The appraisers said that the form is short and easy to fill again, and that they prefer to save their results locally on their own computer rather than using a website account.</w:t>
      </w:r>
    </w:p>
    <w:p w14:paraId="1CF8C2EE" w14:textId="6B542086" w:rsidR="00E83185" w:rsidRPr="00E83185" w:rsidRDefault="00E83185" w:rsidP="00E83185">
      <w:pPr>
        <w:bidi w:val="0"/>
        <w:spacing w:before="240" w:after="240" w:line="240" w:lineRule="auto"/>
        <w:rPr>
          <w:rFonts w:ascii="Garamond" w:eastAsia="Times New Roman" w:hAnsi="Garamond" w:cs="Times New Roman"/>
          <w:color w:val="000000"/>
          <w:sz w:val="24"/>
          <w:szCs w:val="24"/>
        </w:rPr>
      </w:pPr>
      <w:r w:rsidRPr="00E83185">
        <w:rPr>
          <w:rFonts w:ascii="Garamond" w:eastAsia="Times New Roman" w:hAnsi="Garamond" w:cs="Times New Roman"/>
          <w:color w:val="000000"/>
          <w:sz w:val="24"/>
          <w:szCs w:val="24"/>
        </w:rPr>
        <w:t xml:space="preserve">Based on this feedback, we understood that </w:t>
      </w:r>
      <w:r w:rsidR="00966C84" w:rsidRPr="00E83185">
        <w:rPr>
          <w:rFonts w:ascii="Garamond" w:eastAsia="Times New Roman" w:hAnsi="Garamond" w:cs="Times New Roman"/>
          <w:color w:val="000000"/>
          <w:sz w:val="24"/>
          <w:szCs w:val="24"/>
        </w:rPr>
        <w:t>it is</w:t>
      </w:r>
      <w:r w:rsidRPr="00E83185">
        <w:rPr>
          <w:rFonts w:ascii="Garamond" w:eastAsia="Times New Roman" w:hAnsi="Garamond" w:cs="Times New Roman"/>
          <w:color w:val="000000"/>
          <w:sz w:val="24"/>
          <w:szCs w:val="24"/>
        </w:rPr>
        <w:t xml:space="preserve"> better to keep the platform simple and instead offer a downloadable report. </w:t>
      </w:r>
      <w:r w:rsidR="009B7284" w:rsidRPr="00E83185">
        <w:rPr>
          <w:rFonts w:ascii="Garamond" w:eastAsia="Times New Roman" w:hAnsi="Garamond" w:cs="Times New Roman"/>
          <w:color w:val="000000"/>
          <w:sz w:val="24"/>
          <w:szCs w:val="24"/>
        </w:rPr>
        <w:t>So,</w:t>
      </w:r>
      <w:r w:rsidRPr="00E83185">
        <w:rPr>
          <w:rFonts w:ascii="Garamond" w:eastAsia="Times New Roman" w:hAnsi="Garamond" w:cs="Times New Roman"/>
          <w:color w:val="000000"/>
          <w:sz w:val="24"/>
          <w:szCs w:val="24"/>
        </w:rPr>
        <w:t xml:space="preserve"> the system allows users to download the prediction result as a file, which includes the entered property data, the predicted price range, and a name they choose for that specific evaluation (to help them remember which property it was).</w:t>
      </w:r>
    </w:p>
    <w:p w14:paraId="4AEB5831" w14:textId="0E5AE773" w:rsidR="00963607" w:rsidRDefault="00963607" w:rsidP="00963607">
      <w:pPr>
        <w:bidi w:val="0"/>
        <w:spacing w:before="240" w:after="240" w:line="240" w:lineRule="auto"/>
        <w:rPr>
          <w:rFonts w:ascii="Garamond" w:eastAsia="Times New Roman" w:hAnsi="Garamond" w:cs="Times New Roman"/>
          <w:color w:val="000000"/>
          <w:sz w:val="24"/>
          <w:szCs w:val="24"/>
        </w:rPr>
      </w:pPr>
    </w:p>
    <w:p w14:paraId="5C910E28" w14:textId="1164851C" w:rsidR="00350E8E" w:rsidRDefault="008B71FB" w:rsidP="00350E8E">
      <w:pPr>
        <w:pStyle w:val="ae"/>
        <w:numPr>
          <w:ilvl w:val="0"/>
          <w:numId w:val="1"/>
        </w:numPr>
        <w:bidi w:val="0"/>
        <w:spacing w:before="240" w:after="240" w:line="240" w:lineRule="auto"/>
        <w:jc w:val="center"/>
        <w:rPr>
          <w:rFonts w:ascii="Garamond" w:eastAsia="Times New Roman" w:hAnsi="Garamond" w:cs="Times New Roman"/>
          <w:b/>
          <w:bCs/>
          <w:color w:val="000000"/>
          <w:sz w:val="28"/>
          <w:szCs w:val="28"/>
        </w:rPr>
      </w:pPr>
      <w:bookmarkStart w:id="36" w:name="_Ref204336679"/>
      <w:r w:rsidRPr="00350E8E">
        <w:rPr>
          <w:rFonts w:ascii="Garamond" w:eastAsia="Times New Roman" w:hAnsi="Garamond" w:cs="Times New Roman"/>
          <w:b/>
          <w:bCs/>
          <w:color w:val="000000"/>
          <w:sz w:val="28"/>
          <w:szCs w:val="28"/>
        </w:rPr>
        <w:t>Summary</w:t>
      </w:r>
      <w:r w:rsidR="00E774DD" w:rsidRPr="00350E8E">
        <w:rPr>
          <w:rFonts w:ascii="Garamond" w:eastAsia="Times New Roman" w:hAnsi="Garamond" w:cs="Times New Roman"/>
          <w:b/>
          <w:bCs/>
          <w:color w:val="000000"/>
          <w:sz w:val="28"/>
          <w:szCs w:val="28"/>
        </w:rPr>
        <w:t xml:space="preserve"> and Conclusions</w:t>
      </w:r>
      <w:bookmarkEnd w:id="36"/>
    </w:p>
    <w:p w14:paraId="0B7E2ED1" w14:textId="77777777" w:rsidR="00350E8E" w:rsidRPr="00350E8E" w:rsidRDefault="00350E8E" w:rsidP="00350E8E">
      <w:pPr>
        <w:pStyle w:val="ae"/>
        <w:bidi w:val="0"/>
        <w:spacing w:before="240" w:after="240" w:line="240" w:lineRule="auto"/>
        <w:ind w:left="360"/>
        <w:rPr>
          <w:rFonts w:ascii="Garamond" w:eastAsia="Times New Roman" w:hAnsi="Garamond" w:cs="Times New Roman"/>
          <w:b/>
          <w:bCs/>
          <w:color w:val="000000"/>
          <w:sz w:val="28"/>
          <w:szCs w:val="28"/>
        </w:rPr>
      </w:pPr>
    </w:p>
    <w:p w14:paraId="739609EB" w14:textId="691CCCCF" w:rsidR="008B71FB" w:rsidRDefault="00E774DD" w:rsidP="00507EDA">
      <w:pPr>
        <w:pStyle w:val="ae"/>
        <w:numPr>
          <w:ilvl w:val="0"/>
          <w:numId w:val="7"/>
        </w:numPr>
        <w:bidi w:val="0"/>
        <w:spacing w:before="240" w:after="240" w:line="240" w:lineRule="auto"/>
        <w:rPr>
          <w:rFonts w:ascii="Garamond" w:eastAsia="Times New Roman" w:hAnsi="Garamond" w:cs="Times New Roman"/>
          <w:color w:val="000000"/>
          <w:sz w:val="24"/>
          <w:szCs w:val="24"/>
        </w:rPr>
      </w:pPr>
      <w:r w:rsidRPr="00E774DD">
        <w:rPr>
          <w:rFonts w:ascii="Garamond" w:eastAsia="Times New Roman" w:hAnsi="Garamond" w:cs="Times New Roman"/>
          <w:color w:val="000000"/>
          <w:sz w:val="24"/>
          <w:szCs w:val="24"/>
        </w:rPr>
        <w:t>This project demonstrated that machine learning — specifically the Random Forest algorithm — can serve as a fast, reliable, and objective alternative to traditional real estate appraisals. Unlike manual methods that depend on subjective human judgment, our model uses real data to deliver consistent, data-driven predictions.</w:t>
      </w:r>
    </w:p>
    <w:p w14:paraId="26896C15" w14:textId="77777777" w:rsidR="008B71FB" w:rsidRPr="008B71FB" w:rsidRDefault="008B71FB" w:rsidP="008B71FB">
      <w:pPr>
        <w:pStyle w:val="ae"/>
        <w:bidi w:val="0"/>
        <w:spacing w:before="240" w:after="240" w:line="240" w:lineRule="auto"/>
        <w:rPr>
          <w:rFonts w:ascii="Garamond" w:eastAsia="Times New Roman" w:hAnsi="Garamond" w:cs="Times New Roman"/>
          <w:color w:val="000000"/>
          <w:sz w:val="24"/>
          <w:szCs w:val="24"/>
        </w:rPr>
      </w:pPr>
    </w:p>
    <w:p w14:paraId="6133A4C8" w14:textId="4843CD90" w:rsidR="008B71FB" w:rsidRDefault="00E774DD" w:rsidP="00507EDA">
      <w:pPr>
        <w:pStyle w:val="ae"/>
        <w:numPr>
          <w:ilvl w:val="0"/>
          <w:numId w:val="7"/>
        </w:numPr>
        <w:bidi w:val="0"/>
        <w:spacing w:before="240" w:after="240" w:line="240" w:lineRule="auto"/>
        <w:rPr>
          <w:rFonts w:ascii="Garamond" w:eastAsia="Times New Roman" w:hAnsi="Garamond" w:cs="Times New Roman"/>
          <w:color w:val="000000"/>
          <w:sz w:val="24"/>
          <w:szCs w:val="24"/>
        </w:rPr>
      </w:pPr>
      <w:r w:rsidRPr="00E774DD">
        <w:rPr>
          <w:rFonts w:ascii="Garamond" w:eastAsia="Times New Roman" w:hAnsi="Garamond" w:cs="Times New Roman"/>
          <w:color w:val="000000"/>
          <w:sz w:val="24"/>
          <w:szCs w:val="24"/>
        </w:rPr>
        <w:t>Choosing the right features had a major impact on model performance. After working with both real data and expert feedback from appraisers, we learned that adding too many features (like view, elevator, etc.) without enough reliable data can hurt accuracy. Focusing on core, structured features</w:t>
      </w:r>
      <w:r>
        <w:rPr>
          <w:rFonts w:ascii="Garamond" w:eastAsia="Times New Roman" w:hAnsi="Garamond" w:cs="Times New Roman"/>
          <w:color w:val="000000"/>
          <w:sz w:val="24"/>
          <w:szCs w:val="24"/>
        </w:rPr>
        <w:t>, such as property size, number of rooms, year built, and location,</w:t>
      </w:r>
      <w:r w:rsidRPr="00E774DD">
        <w:rPr>
          <w:rFonts w:ascii="Garamond" w:eastAsia="Times New Roman" w:hAnsi="Garamond" w:cs="Times New Roman"/>
          <w:color w:val="000000"/>
          <w:sz w:val="24"/>
          <w:szCs w:val="24"/>
        </w:rPr>
        <w:t xml:space="preserve"> resulted in a more stable and accurate model.</w:t>
      </w:r>
    </w:p>
    <w:p w14:paraId="610976AF" w14:textId="77777777" w:rsidR="008B71FB" w:rsidRPr="008B71FB" w:rsidRDefault="008B71FB" w:rsidP="008B71FB">
      <w:pPr>
        <w:pStyle w:val="ae"/>
        <w:rPr>
          <w:rFonts w:ascii="Garamond" w:eastAsia="Times New Roman" w:hAnsi="Garamond" w:cs="Times New Roman"/>
          <w:color w:val="000000"/>
          <w:sz w:val="24"/>
          <w:szCs w:val="24"/>
        </w:rPr>
      </w:pPr>
    </w:p>
    <w:p w14:paraId="19F181B3" w14:textId="77777777" w:rsidR="008B71FB" w:rsidRPr="008B71FB" w:rsidRDefault="008B71FB" w:rsidP="008B71FB">
      <w:pPr>
        <w:pStyle w:val="ae"/>
        <w:bidi w:val="0"/>
        <w:spacing w:before="240" w:after="240" w:line="240" w:lineRule="auto"/>
        <w:rPr>
          <w:rFonts w:ascii="Garamond" w:eastAsia="Times New Roman" w:hAnsi="Garamond" w:cs="Times New Roman"/>
          <w:color w:val="000000"/>
          <w:sz w:val="24"/>
          <w:szCs w:val="24"/>
        </w:rPr>
      </w:pPr>
    </w:p>
    <w:p w14:paraId="7FA2A3C8" w14:textId="77777777" w:rsidR="008B71FB" w:rsidRPr="008B71FB" w:rsidRDefault="008B71FB" w:rsidP="008B71FB">
      <w:pPr>
        <w:pStyle w:val="ae"/>
        <w:bidi w:val="0"/>
        <w:spacing w:before="240" w:after="240" w:line="240" w:lineRule="auto"/>
        <w:rPr>
          <w:rFonts w:ascii="Garamond" w:eastAsia="Times New Roman" w:hAnsi="Garamond" w:cs="Times New Roman"/>
          <w:color w:val="000000"/>
          <w:sz w:val="24"/>
          <w:szCs w:val="24"/>
        </w:rPr>
      </w:pPr>
    </w:p>
    <w:p w14:paraId="6711C172" w14:textId="1242F033" w:rsidR="008B71FB" w:rsidRDefault="008B71FB" w:rsidP="00507EDA">
      <w:pPr>
        <w:pStyle w:val="ae"/>
        <w:numPr>
          <w:ilvl w:val="0"/>
          <w:numId w:val="7"/>
        </w:numPr>
        <w:bidi w:val="0"/>
        <w:spacing w:before="240" w:after="240" w:line="240" w:lineRule="auto"/>
        <w:rPr>
          <w:rFonts w:ascii="Garamond" w:eastAsia="Times New Roman" w:hAnsi="Garamond" w:cs="Times New Roman"/>
          <w:color w:val="000000"/>
          <w:sz w:val="24"/>
          <w:szCs w:val="24"/>
        </w:rPr>
      </w:pPr>
      <w:r w:rsidRPr="008B71FB">
        <w:rPr>
          <w:rFonts w:ascii="Garamond" w:eastAsia="Times New Roman" w:hAnsi="Garamond" w:cs="Times New Roman"/>
          <w:color w:val="000000"/>
          <w:sz w:val="24"/>
          <w:szCs w:val="24"/>
        </w:rPr>
        <w:t xml:space="preserve">The system can be further improved if a large number of complete real transactions becomes available. With </w:t>
      </w:r>
      <w:r w:rsidR="00E774DD">
        <w:rPr>
          <w:rFonts w:ascii="Garamond" w:eastAsia="Times New Roman" w:hAnsi="Garamond" w:cs="Times New Roman"/>
          <w:color w:val="000000"/>
          <w:sz w:val="24"/>
          <w:szCs w:val="24"/>
        </w:rPr>
        <w:t>sufficient high-quality data, we could reintroduce features such as parking, elevator, view, and proximity to services, and determine their true statistical weight, which may further enhance accuracy</w:t>
      </w:r>
      <w:r w:rsidRPr="008B71FB">
        <w:rPr>
          <w:rFonts w:ascii="Garamond" w:eastAsia="Times New Roman" w:hAnsi="Garamond" w:cs="Times New Roman"/>
          <w:color w:val="000000"/>
          <w:sz w:val="24"/>
          <w:szCs w:val="24"/>
        </w:rPr>
        <w:t>.</w:t>
      </w:r>
    </w:p>
    <w:p w14:paraId="0FB56E17" w14:textId="77777777" w:rsidR="008B71FB" w:rsidRPr="008B71FB" w:rsidRDefault="008B71FB" w:rsidP="008B71FB">
      <w:pPr>
        <w:pStyle w:val="ae"/>
        <w:rPr>
          <w:rFonts w:ascii="Garamond" w:eastAsia="Times New Roman" w:hAnsi="Garamond" w:cs="Times New Roman"/>
          <w:color w:val="000000"/>
          <w:sz w:val="24"/>
          <w:szCs w:val="24"/>
        </w:rPr>
      </w:pPr>
    </w:p>
    <w:p w14:paraId="4112F7B3" w14:textId="77777777" w:rsidR="008B71FB" w:rsidRPr="008B71FB" w:rsidRDefault="008B71FB" w:rsidP="008B71FB">
      <w:pPr>
        <w:pStyle w:val="ae"/>
        <w:bidi w:val="0"/>
        <w:spacing w:before="240" w:after="240" w:line="240" w:lineRule="auto"/>
        <w:rPr>
          <w:rFonts w:ascii="Garamond" w:eastAsia="Times New Roman" w:hAnsi="Garamond" w:cs="Times New Roman"/>
          <w:color w:val="000000"/>
          <w:sz w:val="24"/>
          <w:szCs w:val="24"/>
        </w:rPr>
      </w:pPr>
    </w:p>
    <w:p w14:paraId="2F3720A3" w14:textId="372D62E7" w:rsidR="008B71FB" w:rsidRDefault="00E774DD" w:rsidP="00507EDA">
      <w:pPr>
        <w:pStyle w:val="ae"/>
        <w:numPr>
          <w:ilvl w:val="0"/>
          <w:numId w:val="7"/>
        </w:numPr>
        <w:bidi w:val="0"/>
        <w:spacing w:before="240" w:after="240" w:line="240" w:lineRule="auto"/>
        <w:rPr>
          <w:rFonts w:ascii="Garamond" w:eastAsia="Times New Roman" w:hAnsi="Garamond" w:cs="Times New Roman"/>
          <w:color w:val="000000"/>
          <w:sz w:val="24"/>
          <w:szCs w:val="24"/>
        </w:rPr>
      </w:pPr>
      <w:r w:rsidRPr="00E774DD">
        <w:rPr>
          <w:rFonts w:ascii="Garamond" w:eastAsia="Times New Roman" w:hAnsi="Garamond" w:cs="Times New Roman"/>
          <w:color w:val="000000"/>
          <w:sz w:val="24"/>
          <w:szCs w:val="24"/>
        </w:rPr>
        <w:t xml:space="preserve">The platform is designed with future evolution in mind. Its architecture allows for continuous improvement, including the integration of additional real estate </w:t>
      </w:r>
      <w:r w:rsidRPr="00E774DD">
        <w:rPr>
          <w:rFonts w:ascii="Garamond" w:eastAsia="Times New Roman" w:hAnsi="Garamond" w:cs="Times New Roman"/>
          <w:color w:val="000000"/>
          <w:sz w:val="24"/>
          <w:szCs w:val="24"/>
        </w:rPr>
        <w:lastRenderedPageBreak/>
        <w:t>data sources, expansion to new geographic regions across Israel, and regular updates to the machine learning model as new transaction data becomes available. These enhancements will help maintain the system’s accuracy and relevance in a dynamic and fast-changing real estate market.</w:t>
      </w:r>
    </w:p>
    <w:p w14:paraId="7ACD4228" w14:textId="77777777" w:rsidR="00CD2B2C" w:rsidRDefault="00CD2B2C" w:rsidP="00CD2B2C">
      <w:pPr>
        <w:pStyle w:val="ae"/>
        <w:bidi w:val="0"/>
        <w:spacing w:before="240" w:after="240" w:line="240" w:lineRule="auto"/>
        <w:rPr>
          <w:rFonts w:ascii="Garamond" w:eastAsia="Times New Roman" w:hAnsi="Garamond" w:cs="Times New Roman"/>
          <w:color w:val="000000"/>
          <w:sz w:val="24"/>
          <w:szCs w:val="24"/>
        </w:rPr>
      </w:pPr>
    </w:p>
    <w:p w14:paraId="348CF214" w14:textId="2E87DCFD" w:rsidR="00CD2B2C" w:rsidRPr="00CD2B2C" w:rsidRDefault="00A85D86" w:rsidP="00CD2B2C">
      <w:pPr>
        <w:pStyle w:val="ae"/>
        <w:numPr>
          <w:ilvl w:val="1"/>
          <w:numId w:val="1"/>
        </w:numPr>
        <w:bidi w:val="0"/>
        <w:spacing w:before="240" w:after="240" w:line="240" w:lineRule="auto"/>
        <w:rPr>
          <w:rFonts w:ascii="Garamond" w:eastAsia="Times New Roman" w:hAnsi="Garamond" w:cs="Times New Roman"/>
          <w:b/>
          <w:bCs/>
          <w:color w:val="000000"/>
          <w:sz w:val="24"/>
          <w:szCs w:val="24"/>
        </w:rPr>
      </w:pPr>
      <w:bookmarkStart w:id="37" w:name="_Ref204336683"/>
      <w:r w:rsidRPr="00CD2B2C">
        <w:rPr>
          <w:rFonts w:ascii="Garamond" w:eastAsia="Times New Roman" w:hAnsi="Garamond" w:cs="Times New Roman"/>
          <w:b/>
          <w:bCs/>
          <w:color w:val="000000"/>
          <w:sz w:val="24"/>
          <w:szCs w:val="24"/>
        </w:rPr>
        <w:t>Lessons Learned</w:t>
      </w:r>
      <w:bookmarkEnd w:id="37"/>
    </w:p>
    <w:p w14:paraId="79359EC7" w14:textId="39C9A000" w:rsidR="00A85D86" w:rsidRPr="00963607" w:rsidRDefault="00A85D86" w:rsidP="00A85D86">
      <w:pPr>
        <w:numPr>
          <w:ilvl w:val="0"/>
          <w:numId w:val="5"/>
        </w:numPr>
        <w:bidi w:val="0"/>
        <w:spacing w:before="240" w:after="240" w:line="240" w:lineRule="auto"/>
        <w:rPr>
          <w:rFonts w:ascii="Garamond" w:eastAsia="Times New Roman" w:hAnsi="Garamond" w:cs="Times New Roman"/>
          <w:color w:val="000000"/>
          <w:sz w:val="24"/>
          <w:szCs w:val="24"/>
        </w:rPr>
      </w:pPr>
      <w:r w:rsidRPr="00963607">
        <w:rPr>
          <w:rFonts w:ascii="Garamond" w:eastAsia="Times New Roman" w:hAnsi="Garamond" w:cs="Times New Roman"/>
          <w:b/>
          <w:bCs/>
          <w:color w:val="000000"/>
          <w:sz w:val="24"/>
          <w:szCs w:val="24"/>
        </w:rPr>
        <w:t xml:space="preserve">More </w:t>
      </w:r>
      <w:r>
        <w:rPr>
          <w:rFonts w:ascii="Garamond" w:eastAsia="Times New Roman" w:hAnsi="Garamond" w:cs="Times New Roman"/>
          <w:b/>
          <w:bCs/>
          <w:color w:val="000000"/>
          <w:sz w:val="24"/>
          <w:szCs w:val="24"/>
        </w:rPr>
        <w:t>Features</w:t>
      </w:r>
      <w:r w:rsidRPr="00963607">
        <w:rPr>
          <w:rFonts w:ascii="Garamond" w:eastAsia="Times New Roman" w:hAnsi="Garamond" w:cs="Times New Roman"/>
          <w:b/>
          <w:bCs/>
          <w:color w:val="000000"/>
          <w:sz w:val="24"/>
          <w:szCs w:val="24"/>
        </w:rPr>
        <w:t xml:space="preserve"> ≠ Better Results</w:t>
      </w:r>
      <w:r w:rsidRPr="00963607">
        <w:rPr>
          <w:rFonts w:ascii="Garamond" w:eastAsia="Times New Roman" w:hAnsi="Garamond" w:cs="Times New Roman"/>
          <w:color w:val="000000"/>
          <w:sz w:val="24"/>
          <w:szCs w:val="24"/>
        </w:rPr>
        <w:br/>
        <w:t xml:space="preserve">The inclusion of more features </w:t>
      </w:r>
      <w:r w:rsidR="00966C84" w:rsidRPr="00963607">
        <w:rPr>
          <w:rFonts w:ascii="Garamond" w:eastAsia="Times New Roman" w:hAnsi="Garamond" w:cs="Times New Roman"/>
          <w:color w:val="000000"/>
          <w:sz w:val="24"/>
          <w:szCs w:val="24"/>
        </w:rPr>
        <w:t>does not</w:t>
      </w:r>
      <w:r w:rsidRPr="00963607">
        <w:rPr>
          <w:rFonts w:ascii="Garamond" w:eastAsia="Times New Roman" w:hAnsi="Garamond" w:cs="Times New Roman"/>
          <w:color w:val="000000"/>
          <w:sz w:val="24"/>
          <w:szCs w:val="24"/>
        </w:rPr>
        <w:t xml:space="preserve"> automatically improve accuracy. Careful feature selection based on real-world impact and consistency was more effective.</w:t>
      </w:r>
    </w:p>
    <w:p w14:paraId="19192EAF" w14:textId="77777777" w:rsidR="00A85D86" w:rsidRPr="00963607" w:rsidRDefault="00A85D86" w:rsidP="00A85D86">
      <w:pPr>
        <w:numPr>
          <w:ilvl w:val="0"/>
          <w:numId w:val="5"/>
        </w:numPr>
        <w:bidi w:val="0"/>
        <w:spacing w:before="240" w:after="240" w:line="240" w:lineRule="auto"/>
        <w:rPr>
          <w:rFonts w:ascii="Garamond" w:eastAsia="Times New Roman" w:hAnsi="Garamond" w:cs="Times New Roman"/>
          <w:color w:val="000000"/>
          <w:sz w:val="24"/>
          <w:szCs w:val="24"/>
        </w:rPr>
      </w:pPr>
      <w:r w:rsidRPr="00963607">
        <w:rPr>
          <w:rFonts w:ascii="Garamond" w:eastAsia="Times New Roman" w:hAnsi="Garamond" w:cs="Times New Roman"/>
          <w:b/>
          <w:bCs/>
          <w:color w:val="000000"/>
          <w:sz w:val="24"/>
          <w:szCs w:val="24"/>
        </w:rPr>
        <w:t>Expert Feedback Adds Real-World Value</w:t>
      </w:r>
      <w:r w:rsidRPr="00963607">
        <w:rPr>
          <w:rFonts w:ascii="Garamond" w:eastAsia="Times New Roman" w:hAnsi="Garamond" w:cs="Times New Roman"/>
          <w:color w:val="000000"/>
          <w:sz w:val="24"/>
          <w:szCs w:val="24"/>
        </w:rPr>
        <w:br/>
        <w:t xml:space="preserve">Working with licensed real estate appraisers helped </w:t>
      </w:r>
      <w:r>
        <w:rPr>
          <w:rFonts w:ascii="Garamond" w:eastAsia="Times New Roman" w:hAnsi="Garamond" w:cs="Times New Roman"/>
          <w:color w:val="000000"/>
          <w:sz w:val="24"/>
          <w:szCs w:val="24"/>
        </w:rPr>
        <w:t xml:space="preserve">to </w:t>
      </w:r>
      <w:r w:rsidRPr="00963607">
        <w:rPr>
          <w:rFonts w:ascii="Garamond" w:eastAsia="Times New Roman" w:hAnsi="Garamond" w:cs="Times New Roman"/>
          <w:color w:val="000000"/>
          <w:sz w:val="24"/>
          <w:szCs w:val="24"/>
        </w:rPr>
        <w:t>bridge the gap between technical design and practical market behavior</w:t>
      </w:r>
      <w:r>
        <w:rPr>
          <w:rFonts w:ascii="Garamond" w:eastAsia="Times New Roman" w:hAnsi="Garamond" w:cs="Times New Roman"/>
          <w:color w:val="000000"/>
          <w:sz w:val="24"/>
          <w:szCs w:val="24"/>
        </w:rPr>
        <w:t>,</w:t>
      </w:r>
      <w:r w:rsidRPr="00963607">
        <w:rPr>
          <w:rFonts w:ascii="Garamond" w:eastAsia="Times New Roman" w:hAnsi="Garamond" w:cs="Times New Roman"/>
          <w:color w:val="000000"/>
          <w:sz w:val="24"/>
          <w:szCs w:val="24"/>
        </w:rPr>
        <w:t xml:space="preserve"> especially in understanding how block codes relate to pricing zones.</w:t>
      </w:r>
    </w:p>
    <w:p w14:paraId="7620A2BF" w14:textId="77777777" w:rsidR="00A85D86" w:rsidRPr="00963607" w:rsidRDefault="00A85D86" w:rsidP="00A85D86">
      <w:pPr>
        <w:numPr>
          <w:ilvl w:val="0"/>
          <w:numId w:val="5"/>
        </w:numPr>
        <w:bidi w:val="0"/>
        <w:spacing w:before="240" w:after="240" w:line="240" w:lineRule="auto"/>
        <w:rPr>
          <w:rFonts w:ascii="Garamond" w:eastAsia="Times New Roman" w:hAnsi="Garamond" w:cs="Times New Roman"/>
          <w:color w:val="000000"/>
          <w:sz w:val="24"/>
          <w:szCs w:val="24"/>
        </w:rPr>
      </w:pPr>
      <w:r>
        <w:rPr>
          <w:rFonts w:ascii="Garamond" w:eastAsia="Times New Roman" w:hAnsi="Garamond" w:cs="Times New Roman"/>
          <w:b/>
          <w:bCs/>
          <w:color w:val="000000"/>
          <w:sz w:val="24"/>
          <w:szCs w:val="24"/>
        </w:rPr>
        <w:t>Computed</w:t>
      </w:r>
      <w:r w:rsidRPr="00963607">
        <w:rPr>
          <w:rFonts w:ascii="Garamond" w:eastAsia="Times New Roman" w:hAnsi="Garamond" w:cs="Times New Roman"/>
          <w:b/>
          <w:bCs/>
          <w:color w:val="000000"/>
          <w:sz w:val="24"/>
          <w:szCs w:val="24"/>
        </w:rPr>
        <w:t xml:space="preserve"> Feature</w:t>
      </w:r>
      <w:r>
        <w:rPr>
          <w:rFonts w:ascii="Garamond" w:eastAsia="Times New Roman" w:hAnsi="Garamond" w:cs="Times New Roman"/>
          <w:b/>
          <w:bCs/>
          <w:color w:val="000000"/>
          <w:sz w:val="24"/>
          <w:szCs w:val="24"/>
        </w:rPr>
        <w:t>s</w:t>
      </w:r>
      <w:r w:rsidRPr="00963607">
        <w:rPr>
          <w:rFonts w:ascii="Garamond" w:eastAsia="Times New Roman" w:hAnsi="Garamond" w:cs="Times New Roman"/>
          <w:b/>
          <w:bCs/>
          <w:color w:val="000000"/>
          <w:sz w:val="24"/>
          <w:szCs w:val="24"/>
        </w:rPr>
        <w:t xml:space="preserve"> </w:t>
      </w:r>
      <w:r>
        <w:rPr>
          <w:rFonts w:ascii="Garamond" w:eastAsia="Times New Roman" w:hAnsi="Garamond" w:cs="Times New Roman"/>
          <w:b/>
          <w:bCs/>
          <w:color w:val="000000"/>
          <w:sz w:val="24"/>
          <w:szCs w:val="24"/>
        </w:rPr>
        <w:t>improve</w:t>
      </w:r>
      <w:r w:rsidRPr="00963607">
        <w:rPr>
          <w:rFonts w:ascii="Garamond" w:eastAsia="Times New Roman" w:hAnsi="Garamond" w:cs="Times New Roman"/>
          <w:b/>
          <w:bCs/>
          <w:color w:val="000000"/>
          <w:sz w:val="24"/>
          <w:szCs w:val="24"/>
        </w:rPr>
        <w:t xml:space="preserve"> Results</w:t>
      </w:r>
      <w:r w:rsidRPr="00963607">
        <w:rPr>
          <w:rFonts w:ascii="Garamond" w:eastAsia="Times New Roman" w:hAnsi="Garamond" w:cs="Times New Roman"/>
          <w:color w:val="000000"/>
          <w:sz w:val="24"/>
          <w:szCs w:val="24"/>
        </w:rPr>
        <w:br/>
        <w:t xml:space="preserve">Features like </w:t>
      </w:r>
      <w:r w:rsidRPr="00360F08">
        <w:rPr>
          <w:rFonts w:ascii="Garamond" w:eastAsia="Times New Roman" w:hAnsi="Garamond" w:cs="Times New Roman"/>
          <w:color w:val="000000"/>
          <w:sz w:val="24"/>
          <w:szCs w:val="24"/>
        </w:rPr>
        <w:t>room density</w:t>
      </w:r>
      <w:r w:rsidRPr="00963607">
        <w:rPr>
          <w:rFonts w:ascii="Garamond" w:eastAsia="Times New Roman" w:hAnsi="Garamond" w:cs="Times New Roman"/>
          <w:color w:val="000000"/>
          <w:sz w:val="24"/>
          <w:szCs w:val="24"/>
        </w:rPr>
        <w:t xml:space="preserve"> added measurable value. </w:t>
      </w:r>
      <w:r>
        <w:rPr>
          <w:rFonts w:ascii="Garamond" w:eastAsia="Times New Roman" w:hAnsi="Garamond" w:cs="Times New Roman"/>
          <w:color w:val="000000"/>
          <w:sz w:val="24"/>
          <w:szCs w:val="24"/>
        </w:rPr>
        <w:t>It</w:t>
      </w:r>
      <w:r w:rsidRPr="00963607">
        <w:rPr>
          <w:rFonts w:ascii="Garamond" w:eastAsia="Times New Roman" w:hAnsi="Garamond" w:cs="Times New Roman"/>
          <w:color w:val="000000"/>
          <w:sz w:val="24"/>
          <w:szCs w:val="24"/>
        </w:rPr>
        <w:t xml:space="preserve"> </w:t>
      </w:r>
      <w:r>
        <w:rPr>
          <w:rFonts w:ascii="Garamond" w:eastAsia="Times New Roman" w:hAnsi="Garamond" w:cs="Times New Roman"/>
          <w:color w:val="000000"/>
          <w:sz w:val="24"/>
          <w:szCs w:val="24"/>
        </w:rPr>
        <w:t>was</w:t>
      </w:r>
      <w:r w:rsidRPr="00963607">
        <w:rPr>
          <w:rFonts w:ascii="Garamond" w:eastAsia="Times New Roman" w:hAnsi="Garamond" w:cs="Times New Roman"/>
          <w:color w:val="000000"/>
          <w:sz w:val="24"/>
          <w:szCs w:val="24"/>
        </w:rPr>
        <w:t xml:space="preserve"> not part of the raw data but significantly enhanced the model’s learning ability.</w:t>
      </w:r>
    </w:p>
    <w:p w14:paraId="5D107BE9" w14:textId="77777777" w:rsidR="00A85D86" w:rsidRPr="00360F08" w:rsidRDefault="00A85D86" w:rsidP="00A85D86">
      <w:pPr>
        <w:numPr>
          <w:ilvl w:val="0"/>
          <w:numId w:val="5"/>
        </w:numPr>
        <w:bidi w:val="0"/>
        <w:spacing w:before="240" w:after="240" w:line="240" w:lineRule="auto"/>
        <w:rPr>
          <w:rFonts w:ascii="Garamond" w:eastAsia="Times New Roman" w:hAnsi="Garamond" w:cs="Times New Roman"/>
          <w:color w:val="000000"/>
          <w:sz w:val="24"/>
          <w:szCs w:val="24"/>
        </w:rPr>
      </w:pPr>
      <w:r w:rsidRPr="00963607">
        <w:rPr>
          <w:rFonts w:ascii="Garamond" w:eastAsia="Times New Roman" w:hAnsi="Garamond" w:cs="Times New Roman"/>
          <w:b/>
          <w:bCs/>
          <w:color w:val="000000"/>
          <w:sz w:val="24"/>
          <w:szCs w:val="24"/>
        </w:rPr>
        <w:t>Clear Output Builds Trust</w:t>
      </w:r>
      <w:r w:rsidRPr="00963607">
        <w:rPr>
          <w:rFonts w:ascii="Garamond" w:eastAsia="Times New Roman" w:hAnsi="Garamond" w:cs="Times New Roman"/>
          <w:color w:val="000000"/>
          <w:sz w:val="24"/>
          <w:szCs w:val="24"/>
        </w:rPr>
        <w:br/>
        <w:t xml:space="preserve">Presenting the output as a </w:t>
      </w:r>
      <w:r w:rsidRPr="00963607">
        <w:rPr>
          <w:rFonts w:ascii="Garamond" w:eastAsia="Times New Roman" w:hAnsi="Garamond" w:cs="Times New Roman"/>
          <w:b/>
          <w:bCs/>
          <w:color w:val="000000"/>
          <w:sz w:val="24"/>
          <w:szCs w:val="24"/>
        </w:rPr>
        <w:t>price range (±8%)</w:t>
      </w:r>
      <w:r w:rsidRPr="00963607">
        <w:rPr>
          <w:rFonts w:ascii="Garamond" w:eastAsia="Times New Roman" w:hAnsi="Garamond" w:cs="Times New Roman"/>
          <w:color w:val="000000"/>
          <w:sz w:val="24"/>
          <w:szCs w:val="24"/>
        </w:rPr>
        <w:t xml:space="preserve"> made the system more transparent and aligned with how real estate professionals think</w:t>
      </w:r>
      <w:r>
        <w:rPr>
          <w:rFonts w:ascii="Garamond" w:eastAsia="Times New Roman" w:hAnsi="Garamond" w:cs="Times New Roman"/>
          <w:color w:val="000000"/>
          <w:sz w:val="24"/>
          <w:szCs w:val="24"/>
        </w:rPr>
        <w:t>,</w:t>
      </w:r>
      <w:r w:rsidRPr="00963607">
        <w:rPr>
          <w:rFonts w:ascii="Garamond" w:eastAsia="Times New Roman" w:hAnsi="Garamond" w:cs="Times New Roman"/>
          <w:color w:val="000000"/>
          <w:sz w:val="24"/>
          <w:szCs w:val="24"/>
        </w:rPr>
        <w:t xml:space="preserve"> acknowledging natural price variability.</w:t>
      </w:r>
    </w:p>
    <w:p w14:paraId="56C6F9C7" w14:textId="77777777" w:rsidR="008B71FB" w:rsidRPr="008B71FB" w:rsidRDefault="008B71FB" w:rsidP="008B71FB">
      <w:pPr>
        <w:bidi w:val="0"/>
        <w:spacing w:before="240" w:after="240" w:line="240" w:lineRule="auto"/>
        <w:rPr>
          <w:rFonts w:ascii="Garamond" w:eastAsia="Times New Roman" w:hAnsi="Garamond" w:cs="Times New Roman"/>
          <w:color w:val="000000"/>
          <w:sz w:val="24"/>
          <w:szCs w:val="24"/>
        </w:rPr>
      </w:pPr>
    </w:p>
    <w:p w14:paraId="521A3227" w14:textId="35C4416C" w:rsidR="00CD2B2C" w:rsidRPr="00CD2B2C" w:rsidRDefault="00E774DD" w:rsidP="00CD2B2C">
      <w:pPr>
        <w:pStyle w:val="ae"/>
        <w:numPr>
          <w:ilvl w:val="0"/>
          <w:numId w:val="1"/>
        </w:numPr>
        <w:bidi w:val="0"/>
        <w:spacing w:after="0" w:line="240" w:lineRule="auto"/>
        <w:jc w:val="center"/>
        <w:rPr>
          <w:rFonts w:ascii="Garamond" w:eastAsia="Times New Roman" w:hAnsi="Garamond" w:cs="Times New Roman"/>
          <w:b/>
          <w:bCs/>
          <w:sz w:val="28"/>
          <w:szCs w:val="28"/>
        </w:rPr>
      </w:pPr>
      <w:bookmarkStart w:id="38" w:name="_Ref188475428"/>
      <w:r w:rsidRPr="00EC1C7C">
        <w:rPr>
          <w:rFonts w:ascii="Garamond" w:eastAsia="Times New Roman" w:hAnsi="Garamond" w:cs="Times New Roman"/>
          <w:b/>
          <w:bCs/>
          <w:sz w:val="28"/>
          <w:szCs w:val="28"/>
        </w:rPr>
        <w:t>References</w:t>
      </w:r>
      <w:bookmarkEnd w:id="38"/>
    </w:p>
    <w:p w14:paraId="1F75AE89" w14:textId="77777777" w:rsidR="00E774DD" w:rsidRPr="00E774DD" w:rsidRDefault="00E774DD" w:rsidP="00E774DD">
      <w:pPr>
        <w:pStyle w:val="ae"/>
        <w:bidi w:val="0"/>
        <w:spacing w:after="0" w:line="240" w:lineRule="auto"/>
        <w:ind w:left="360"/>
        <w:jc w:val="center"/>
        <w:rPr>
          <w:rFonts w:ascii="Garamond" w:eastAsia="Times New Roman" w:hAnsi="Garamond" w:cs="Times New Roman"/>
          <w:b/>
          <w:bCs/>
          <w:sz w:val="32"/>
          <w:szCs w:val="32"/>
        </w:rPr>
      </w:pPr>
    </w:p>
    <w:p w14:paraId="0FD8BEEB" w14:textId="00B58A80" w:rsidR="00E774DD" w:rsidRPr="00F24D41" w:rsidRDefault="00090BA8" w:rsidP="00E774DD">
      <w:pPr>
        <w:bidi w:val="0"/>
      </w:pPr>
      <w:r>
        <w:rPr>
          <w:rFonts w:ascii="Garamond" w:eastAsia="Times New Roman" w:hAnsi="Garamond" w:cs="Times New Roman" w:hint="cs"/>
          <w:sz w:val="24"/>
          <w:szCs w:val="24"/>
          <w:rtl/>
        </w:rPr>
        <w:t xml:space="preserve"> </w:t>
      </w:r>
      <w:r w:rsidR="00E774DD">
        <w:t>[1]</w:t>
      </w:r>
      <w:r w:rsidR="00E774DD" w:rsidRPr="002D6924">
        <w:t xml:space="preserve"> </w:t>
      </w:r>
      <w:r w:rsidR="00E774DD" w:rsidRPr="003907B1">
        <w:rPr>
          <w:b/>
          <w:bCs/>
        </w:rPr>
        <w:t>The Investopedia Team.</w:t>
      </w:r>
      <w:r w:rsidR="00E774DD" w:rsidRPr="002D6924">
        <w:t xml:space="preserve"> (2022). </w:t>
      </w:r>
      <w:r w:rsidR="00E774DD" w:rsidRPr="002D6924">
        <w:rPr>
          <w:i/>
          <w:iCs/>
        </w:rPr>
        <w:t>Market efficiency.</w:t>
      </w:r>
      <w:r w:rsidR="00E774DD" w:rsidRPr="002D6924">
        <w:t xml:space="preserve"> Investopedia. Reviewed by M. J. Boyle. Fact-checked by J. Ma. </w:t>
      </w:r>
      <w:hyperlink r:id="rId15" w:history="1">
        <w:r w:rsidR="00E774DD" w:rsidRPr="002E262D">
          <w:rPr>
            <w:rStyle w:val="Hyperlink"/>
          </w:rPr>
          <w:t>https://www.investopedia.com/terms/m/marketefficiency.asp</w:t>
        </w:r>
      </w:hyperlink>
    </w:p>
    <w:p w14:paraId="16D5DD91" w14:textId="0C005A03" w:rsidR="00E774DD" w:rsidRDefault="00E774DD" w:rsidP="00E774DD">
      <w:pPr>
        <w:bidi w:val="0"/>
      </w:pPr>
      <w:r>
        <w:t xml:space="preserve">[2] </w:t>
      </w:r>
      <w:r w:rsidRPr="003907B1">
        <w:rPr>
          <w:b/>
          <w:bCs/>
        </w:rPr>
        <w:t>Li Cain, S.</w:t>
      </w:r>
      <w:r w:rsidRPr="002D6924">
        <w:t xml:space="preserve"> (2024, November 11). </w:t>
      </w:r>
      <w:r w:rsidRPr="002D6924">
        <w:rPr>
          <w:i/>
          <w:iCs/>
        </w:rPr>
        <w:t>Home appraisal vs. home inspection: What’s the difference?</w:t>
      </w:r>
      <w:r w:rsidRPr="002D6924">
        <w:t xml:space="preserve"> Bankrate.</w:t>
      </w:r>
      <w:r>
        <w:t xml:space="preserve"> </w:t>
      </w:r>
      <w:hyperlink r:id="rId16" w:history="1">
        <w:r w:rsidRPr="00765BE8">
          <w:rPr>
            <w:rStyle w:val="Hyperlink"/>
          </w:rPr>
          <w:t>https://www.bankrate.com/real-estate/home-appraisal-vs-inspection/</w:t>
        </w:r>
      </w:hyperlink>
    </w:p>
    <w:p w14:paraId="5B3DB0F0" w14:textId="37CD83FA" w:rsidR="00E774DD" w:rsidRDefault="00E774DD" w:rsidP="00E774DD">
      <w:pPr>
        <w:bidi w:val="0"/>
      </w:pPr>
      <w:r>
        <w:t xml:space="preserve">[3] </w:t>
      </w:r>
      <w:r w:rsidRPr="001B0160">
        <w:rPr>
          <w:b/>
          <w:bCs/>
        </w:rPr>
        <w:t>R</w:t>
      </w:r>
      <w:r>
        <w:rPr>
          <w:b/>
          <w:bCs/>
        </w:rPr>
        <w:t>achel</w:t>
      </w:r>
      <w:r w:rsidRPr="001B0160">
        <w:rPr>
          <w:b/>
          <w:bCs/>
        </w:rPr>
        <w:t xml:space="preserve"> M</w:t>
      </w:r>
      <w:r>
        <w:rPr>
          <w:b/>
          <w:bCs/>
        </w:rPr>
        <w:t xml:space="preserve">eltzer. </w:t>
      </w:r>
      <w:r>
        <w:t xml:space="preserve">(31 </w:t>
      </w:r>
      <w:r w:rsidRPr="001B0160">
        <w:t>A</w:t>
      </w:r>
      <w:r>
        <w:t>ugust</w:t>
      </w:r>
      <w:r w:rsidRPr="001B0160">
        <w:t xml:space="preserve"> 2023</w:t>
      </w:r>
      <w:r>
        <w:t xml:space="preserve">). </w:t>
      </w:r>
      <w:r w:rsidRPr="001B0160">
        <w:t>What Is Random Forest?</w:t>
      </w:r>
      <w:r>
        <w:t xml:space="preserve">. </w:t>
      </w:r>
      <w:r w:rsidRPr="001B0160">
        <w:t>Careerfoundry</w:t>
      </w:r>
      <w:r>
        <w:t xml:space="preserve">. </w:t>
      </w:r>
      <w:hyperlink r:id="rId17" w:anchor="what-is-random-forest" w:history="1">
        <w:r w:rsidRPr="001B0160">
          <w:rPr>
            <w:rStyle w:val="Hyperlink"/>
          </w:rPr>
          <w:t>https://careerfoundry.com/en/blog/data-analytics/what-is-random-forest/#what-is-random-forest</w:t>
        </w:r>
      </w:hyperlink>
    </w:p>
    <w:p w14:paraId="6E73CF0B" w14:textId="0920FBCA" w:rsidR="00D4112B" w:rsidRDefault="00D4112B" w:rsidP="00D4112B">
      <w:pPr>
        <w:bidi w:val="0"/>
        <w:spacing w:before="240" w:after="240" w:line="240" w:lineRule="auto"/>
        <w:rPr>
          <w:rFonts w:ascii="Garamond" w:eastAsia="Times New Roman" w:hAnsi="Garamond" w:cs="Times New Roman"/>
          <w:sz w:val="24"/>
          <w:szCs w:val="24"/>
        </w:rPr>
      </w:pPr>
    </w:p>
    <w:p w14:paraId="2A238934" w14:textId="77777777" w:rsidR="00682F13" w:rsidRDefault="00682F13" w:rsidP="00682F13">
      <w:pPr>
        <w:bidi w:val="0"/>
        <w:spacing w:before="240" w:after="240" w:line="240" w:lineRule="auto"/>
        <w:rPr>
          <w:rFonts w:ascii="Garamond" w:eastAsia="Times New Roman" w:hAnsi="Garamond" w:cs="Times New Roman"/>
          <w:sz w:val="24"/>
          <w:szCs w:val="24"/>
        </w:rPr>
      </w:pPr>
    </w:p>
    <w:p w14:paraId="1271F9C9" w14:textId="77777777" w:rsidR="00682F13" w:rsidRDefault="00682F13" w:rsidP="00682F13">
      <w:pPr>
        <w:bidi w:val="0"/>
        <w:spacing w:before="240" w:after="240" w:line="240" w:lineRule="auto"/>
        <w:rPr>
          <w:rFonts w:ascii="Garamond" w:eastAsia="Times New Roman" w:hAnsi="Garamond" w:cs="Times New Roman"/>
          <w:sz w:val="24"/>
          <w:szCs w:val="24"/>
        </w:rPr>
      </w:pPr>
    </w:p>
    <w:p w14:paraId="3E760A6D" w14:textId="77777777" w:rsidR="00682F13" w:rsidRDefault="00682F13" w:rsidP="00682F13">
      <w:pPr>
        <w:bidi w:val="0"/>
        <w:spacing w:before="240" w:after="240" w:line="240" w:lineRule="auto"/>
        <w:rPr>
          <w:rFonts w:ascii="Garamond" w:eastAsia="Times New Roman" w:hAnsi="Garamond" w:cs="Times New Roman"/>
          <w:sz w:val="24"/>
          <w:szCs w:val="24"/>
        </w:rPr>
      </w:pPr>
    </w:p>
    <w:p w14:paraId="05129555" w14:textId="77777777" w:rsidR="00682F13" w:rsidRDefault="00682F13" w:rsidP="00682F13">
      <w:pPr>
        <w:bidi w:val="0"/>
        <w:spacing w:before="240" w:after="240" w:line="240" w:lineRule="auto"/>
        <w:rPr>
          <w:rFonts w:ascii="Garamond" w:eastAsia="Times New Roman" w:hAnsi="Garamond" w:cs="Times New Roman"/>
          <w:sz w:val="24"/>
          <w:szCs w:val="24"/>
        </w:rPr>
      </w:pPr>
    </w:p>
    <w:p w14:paraId="7226821F" w14:textId="77777777" w:rsidR="009B7284" w:rsidRDefault="009B7284" w:rsidP="009B7284">
      <w:pPr>
        <w:bidi w:val="0"/>
        <w:spacing w:before="240" w:after="240" w:line="240" w:lineRule="auto"/>
        <w:rPr>
          <w:rFonts w:ascii="Garamond" w:eastAsia="Times New Roman" w:hAnsi="Garamond" w:cs="Times New Roman"/>
          <w:sz w:val="24"/>
          <w:szCs w:val="24"/>
        </w:rPr>
      </w:pPr>
    </w:p>
    <w:p w14:paraId="041048F7" w14:textId="7EBEBCC2" w:rsidR="00682F13" w:rsidRPr="00EA5291" w:rsidRDefault="00682F13" w:rsidP="00EA5291">
      <w:pPr>
        <w:pStyle w:val="ae"/>
        <w:numPr>
          <w:ilvl w:val="0"/>
          <w:numId w:val="8"/>
        </w:numPr>
        <w:bidi w:val="0"/>
        <w:rPr>
          <w:rFonts w:asciiTheme="majorBidi" w:hAnsiTheme="majorBidi" w:cstheme="majorBidi"/>
          <w:b/>
          <w:bCs/>
          <w:sz w:val="28"/>
          <w:szCs w:val="28"/>
        </w:rPr>
      </w:pPr>
      <w:bookmarkStart w:id="39" w:name="_Ref204337034"/>
      <w:r w:rsidRPr="00EA5291">
        <w:rPr>
          <w:rFonts w:asciiTheme="majorBidi" w:hAnsiTheme="majorBidi" w:cstheme="majorBidi"/>
          <w:b/>
          <w:bCs/>
          <w:sz w:val="28"/>
          <w:szCs w:val="28"/>
        </w:rPr>
        <w:lastRenderedPageBreak/>
        <w:t>User Guide</w:t>
      </w:r>
      <w:bookmarkEnd w:id="39"/>
    </w:p>
    <w:p w14:paraId="7FCBE619" w14:textId="77777777" w:rsidR="00682F13" w:rsidRPr="00630983" w:rsidRDefault="00682F13" w:rsidP="00682F13">
      <w:pPr>
        <w:pStyle w:val="ae"/>
        <w:bidi w:val="0"/>
        <w:ind w:left="360"/>
        <w:rPr>
          <w:rFonts w:asciiTheme="majorBidi" w:hAnsiTheme="majorBidi" w:cstheme="majorBidi"/>
          <w:b/>
          <w:bCs/>
          <w:sz w:val="28"/>
          <w:szCs w:val="28"/>
        </w:rPr>
      </w:pPr>
    </w:p>
    <w:p w14:paraId="4C473A07" w14:textId="78533664" w:rsidR="00682F13" w:rsidRPr="00600A1F" w:rsidRDefault="00CA2EC9" w:rsidP="00507EDA">
      <w:pPr>
        <w:pStyle w:val="ae"/>
        <w:numPr>
          <w:ilvl w:val="1"/>
          <w:numId w:val="8"/>
        </w:numPr>
        <w:bidi w:val="0"/>
        <w:rPr>
          <w:rFonts w:asciiTheme="majorBidi" w:hAnsiTheme="majorBidi" w:cstheme="majorBidi"/>
          <w:b/>
          <w:bCs/>
          <w:sz w:val="24"/>
          <w:szCs w:val="24"/>
        </w:rPr>
      </w:pPr>
      <w:r>
        <w:rPr>
          <w:rFonts w:asciiTheme="majorBidi" w:hAnsiTheme="majorBidi" w:cstheme="majorBidi"/>
          <w:b/>
          <w:bCs/>
          <w:sz w:val="24"/>
          <w:szCs w:val="24"/>
        </w:rPr>
        <w:t xml:space="preserve"> </w:t>
      </w:r>
      <w:bookmarkStart w:id="40" w:name="_Ref204337057"/>
      <w:r w:rsidR="00682F13" w:rsidRPr="00600A1F">
        <w:rPr>
          <w:rFonts w:asciiTheme="majorBidi" w:hAnsiTheme="majorBidi" w:cstheme="majorBidi"/>
          <w:b/>
          <w:bCs/>
          <w:sz w:val="24"/>
          <w:szCs w:val="24"/>
        </w:rPr>
        <w:t>Introduction</w:t>
      </w:r>
      <w:bookmarkEnd w:id="40"/>
    </w:p>
    <w:p w14:paraId="6389FC93" w14:textId="77777777" w:rsidR="00682F13" w:rsidRPr="00600A1F" w:rsidRDefault="00682F13" w:rsidP="00682F13">
      <w:pPr>
        <w:pStyle w:val="ae"/>
        <w:bidi w:val="0"/>
        <w:ind w:left="792"/>
        <w:rPr>
          <w:rFonts w:asciiTheme="majorBidi" w:hAnsiTheme="majorBidi" w:cstheme="majorBidi"/>
          <w:sz w:val="24"/>
          <w:szCs w:val="24"/>
        </w:rPr>
      </w:pPr>
    </w:p>
    <w:p w14:paraId="3FAB9208" w14:textId="77777777" w:rsidR="00682F13" w:rsidRPr="00600A1F" w:rsidRDefault="00682F13" w:rsidP="00682F13">
      <w:pPr>
        <w:pStyle w:val="ae"/>
        <w:bidi w:val="0"/>
        <w:ind w:left="792"/>
        <w:rPr>
          <w:rFonts w:asciiTheme="majorBidi" w:hAnsiTheme="majorBidi" w:cstheme="majorBidi"/>
          <w:sz w:val="24"/>
          <w:szCs w:val="24"/>
        </w:rPr>
      </w:pPr>
      <w:r w:rsidRPr="00600A1F">
        <w:rPr>
          <w:rFonts w:asciiTheme="majorBidi" w:hAnsiTheme="majorBidi" w:cstheme="majorBidi"/>
          <w:sz w:val="24"/>
          <w:szCs w:val="24"/>
        </w:rPr>
        <w:t>This section serves as a user guide for our web application, a machine learning based system designed to estimate real estate property prices based on user provided information. The platform uses a trained predictive model to generate price estimates based on factors such as Property Size (m²), Number of Rooms, Year Built, Block Number, Date of Sale, City, Property Type, Sold Part.</w:t>
      </w:r>
    </w:p>
    <w:p w14:paraId="340E15B3" w14:textId="77777777" w:rsidR="00682F13" w:rsidRDefault="00682F13" w:rsidP="00682F13">
      <w:pPr>
        <w:pStyle w:val="ae"/>
        <w:bidi w:val="0"/>
        <w:ind w:left="792"/>
        <w:rPr>
          <w:rFonts w:asciiTheme="majorBidi" w:hAnsiTheme="majorBidi" w:cstheme="majorBidi"/>
          <w:sz w:val="24"/>
          <w:szCs w:val="24"/>
        </w:rPr>
      </w:pPr>
      <w:r w:rsidRPr="00600A1F">
        <w:rPr>
          <w:rFonts w:asciiTheme="majorBidi" w:hAnsiTheme="majorBidi" w:cstheme="majorBidi"/>
          <w:sz w:val="24"/>
          <w:szCs w:val="24"/>
        </w:rPr>
        <w:t>To use the application, users only need a modern web browser. The system is designed to be intuitive and accessible for both general users and real estate professionals seeking quick property evaluations.</w:t>
      </w:r>
    </w:p>
    <w:p w14:paraId="1B6330DF" w14:textId="77777777" w:rsidR="00682F13" w:rsidRPr="00630983" w:rsidRDefault="00682F13" w:rsidP="00682F13">
      <w:pPr>
        <w:pStyle w:val="ae"/>
        <w:bidi w:val="0"/>
        <w:ind w:left="792"/>
        <w:rPr>
          <w:rFonts w:asciiTheme="majorBidi" w:hAnsiTheme="majorBidi" w:cstheme="majorBidi"/>
          <w:sz w:val="24"/>
          <w:szCs w:val="24"/>
        </w:rPr>
      </w:pPr>
    </w:p>
    <w:p w14:paraId="4756A15F" w14:textId="77777777" w:rsidR="00682F13" w:rsidRDefault="00682F13" w:rsidP="00507EDA">
      <w:pPr>
        <w:pStyle w:val="ae"/>
        <w:numPr>
          <w:ilvl w:val="1"/>
          <w:numId w:val="8"/>
        </w:numPr>
        <w:bidi w:val="0"/>
        <w:rPr>
          <w:rFonts w:asciiTheme="majorBidi" w:hAnsiTheme="majorBidi" w:cstheme="majorBidi"/>
          <w:b/>
          <w:bCs/>
          <w:sz w:val="24"/>
          <w:szCs w:val="24"/>
        </w:rPr>
      </w:pPr>
      <w:r w:rsidRPr="00600A1F">
        <w:rPr>
          <w:rFonts w:asciiTheme="majorBidi" w:hAnsiTheme="majorBidi" w:cstheme="majorBidi"/>
          <w:b/>
          <w:bCs/>
          <w:sz w:val="24"/>
          <w:szCs w:val="24"/>
        </w:rPr>
        <w:t xml:space="preserve"> </w:t>
      </w:r>
      <w:bookmarkStart w:id="41" w:name="_Ref204337081"/>
      <w:r w:rsidRPr="00600A1F">
        <w:rPr>
          <w:rFonts w:asciiTheme="majorBidi" w:hAnsiTheme="majorBidi" w:cstheme="majorBidi"/>
          <w:b/>
          <w:bCs/>
          <w:sz w:val="24"/>
          <w:szCs w:val="24"/>
        </w:rPr>
        <w:t>Website Usage</w:t>
      </w:r>
      <w:bookmarkEnd w:id="41"/>
    </w:p>
    <w:p w14:paraId="6179827D" w14:textId="77777777" w:rsidR="00682F13" w:rsidRDefault="00682F13" w:rsidP="00682F13">
      <w:pPr>
        <w:pStyle w:val="ae"/>
        <w:bidi w:val="0"/>
        <w:ind w:left="792"/>
        <w:rPr>
          <w:rFonts w:asciiTheme="majorBidi" w:hAnsiTheme="majorBidi" w:cstheme="majorBidi"/>
          <w:b/>
          <w:bCs/>
          <w:sz w:val="24"/>
          <w:szCs w:val="24"/>
        </w:rPr>
      </w:pPr>
    </w:p>
    <w:p w14:paraId="0D8FF278" w14:textId="77777777" w:rsidR="00682F13" w:rsidRPr="00630983" w:rsidRDefault="00682F13" w:rsidP="00682F13">
      <w:pPr>
        <w:pStyle w:val="ae"/>
        <w:bidi w:val="0"/>
        <w:ind w:left="792"/>
        <w:rPr>
          <w:rFonts w:asciiTheme="majorBidi" w:hAnsiTheme="majorBidi" w:cstheme="majorBidi"/>
          <w:sz w:val="24"/>
          <w:szCs w:val="24"/>
        </w:rPr>
      </w:pPr>
      <w:r w:rsidRPr="00630983">
        <w:rPr>
          <w:rFonts w:asciiTheme="majorBidi" w:hAnsiTheme="majorBidi" w:cstheme="majorBidi"/>
          <w:sz w:val="24"/>
          <w:szCs w:val="24"/>
        </w:rPr>
        <w:t xml:space="preserve">The application is available online at: </w:t>
      </w:r>
      <w:hyperlink r:id="rId18" w:history="1">
        <w:r w:rsidRPr="00630983">
          <w:rPr>
            <w:rStyle w:val="Hyperlink"/>
            <w:rFonts w:asciiTheme="majorBidi" w:hAnsiTheme="majorBidi" w:cstheme="majorBidi"/>
            <w:sz w:val="24"/>
            <w:szCs w:val="24"/>
          </w:rPr>
          <w:t>https://real-estate-estimator.vercel.app/</w:t>
        </w:r>
      </w:hyperlink>
    </w:p>
    <w:p w14:paraId="66559F23" w14:textId="77777777" w:rsidR="00682F13" w:rsidRDefault="00682F13" w:rsidP="00682F13">
      <w:pPr>
        <w:pStyle w:val="ae"/>
        <w:bidi w:val="0"/>
        <w:ind w:left="792"/>
        <w:rPr>
          <w:rFonts w:asciiTheme="majorBidi" w:hAnsiTheme="majorBidi" w:cstheme="majorBidi"/>
          <w:sz w:val="24"/>
          <w:szCs w:val="24"/>
        </w:rPr>
      </w:pPr>
    </w:p>
    <w:p w14:paraId="7DC6EEBB" w14:textId="77777777" w:rsidR="00682F13" w:rsidRPr="00600A1F" w:rsidRDefault="00682F13" w:rsidP="00682F13">
      <w:pPr>
        <w:pStyle w:val="ae"/>
        <w:bidi w:val="0"/>
        <w:ind w:left="792"/>
        <w:rPr>
          <w:rFonts w:asciiTheme="majorBidi" w:hAnsiTheme="majorBidi" w:cstheme="majorBidi"/>
          <w:sz w:val="24"/>
          <w:szCs w:val="24"/>
        </w:rPr>
      </w:pPr>
      <w:r w:rsidRPr="00600A1F">
        <w:rPr>
          <w:rFonts w:asciiTheme="majorBidi" w:hAnsiTheme="majorBidi" w:cstheme="majorBidi"/>
          <w:sz w:val="24"/>
          <w:szCs w:val="24"/>
        </w:rPr>
        <w:t xml:space="preserve">Once the website is opened, users are presented with a clean interface that includes a property input form. </w:t>
      </w:r>
    </w:p>
    <w:p w14:paraId="53C18726" w14:textId="77777777" w:rsidR="00682F13" w:rsidRPr="00600A1F" w:rsidRDefault="00682F13" w:rsidP="00682F13">
      <w:pPr>
        <w:pStyle w:val="ae"/>
        <w:bidi w:val="0"/>
        <w:ind w:left="792"/>
        <w:rPr>
          <w:rFonts w:asciiTheme="majorBidi" w:hAnsiTheme="majorBidi" w:cstheme="majorBidi"/>
          <w:sz w:val="24"/>
          <w:szCs w:val="24"/>
        </w:rPr>
      </w:pPr>
      <w:r w:rsidRPr="00600A1F">
        <w:rPr>
          <w:rFonts w:asciiTheme="majorBidi" w:hAnsiTheme="majorBidi" w:cstheme="majorBidi"/>
          <w:sz w:val="24"/>
          <w:szCs w:val="24"/>
        </w:rPr>
        <w:t>Users can enter details such as Property Size (m²), Number of Rooms, Year Built, Block Number, Date of Sale, City, Property Type, Sold Part.</w:t>
      </w:r>
    </w:p>
    <w:p w14:paraId="426AA987" w14:textId="77777777" w:rsidR="00682F13" w:rsidRPr="00600A1F" w:rsidRDefault="00682F13" w:rsidP="00682F13">
      <w:pPr>
        <w:pStyle w:val="ae"/>
        <w:bidi w:val="0"/>
        <w:ind w:left="792"/>
        <w:rPr>
          <w:rFonts w:asciiTheme="majorBidi" w:hAnsiTheme="majorBidi" w:cstheme="majorBidi"/>
          <w:sz w:val="24"/>
          <w:szCs w:val="24"/>
        </w:rPr>
      </w:pPr>
      <w:r w:rsidRPr="00600A1F">
        <w:rPr>
          <w:rFonts w:asciiTheme="majorBidi" w:hAnsiTheme="majorBidi" w:cstheme="majorBidi"/>
          <w:sz w:val="24"/>
          <w:szCs w:val="24"/>
        </w:rPr>
        <w:t>After filling out the form, the user can click the Predict button. The data is then sent to the server, which processes the input using the trained machine learning model. The estimated property price range is then displayed along with a summary of the entered property information</w:t>
      </w:r>
      <w:r w:rsidRPr="00600A1F">
        <w:rPr>
          <w:rFonts w:asciiTheme="majorBidi" w:hAnsiTheme="majorBidi" w:cstheme="majorBidi"/>
          <w:sz w:val="24"/>
          <w:szCs w:val="24"/>
          <w:rtl/>
        </w:rPr>
        <w:t>.</w:t>
      </w:r>
    </w:p>
    <w:p w14:paraId="10F66907" w14:textId="77777777" w:rsidR="00682F13" w:rsidRDefault="00682F13" w:rsidP="00682F13">
      <w:pPr>
        <w:pStyle w:val="ae"/>
        <w:bidi w:val="0"/>
        <w:ind w:left="792"/>
        <w:rPr>
          <w:rFonts w:asciiTheme="majorBidi" w:hAnsiTheme="majorBidi" w:cstheme="majorBidi"/>
          <w:sz w:val="24"/>
          <w:szCs w:val="24"/>
        </w:rPr>
      </w:pPr>
      <w:r w:rsidRPr="00600A1F">
        <w:rPr>
          <w:rFonts w:asciiTheme="majorBidi" w:hAnsiTheme="majorBidi" w:cstheme="majorBidi"/>
          <w:sz w:val="24"/>
          <w:szCs w:val="24"/>
        </w:rPr>
        <w:t>The prediction system works entirely online and does not require any prior registration or login, this ensures ease of use</w:t>
      </w:r>
      <w:r w:rsidRPr="00600A1F">
        <w:rPr>
          <w:rFonts w:asciiTheme="majorBidi" w:hAnsiTheme="majorBidi" w:cstheme="majorBidi"/>
          <w:sz w:val="24"/>
          <w:szCs w:val="24"/>
          <w:rtl/>
        </w:rPr>
        <w:t>.</w:t>
      </w:r>
    </w:p>
    <w:p w14:paraId="5827E1DF" w14:textId="77777777" w:rsidR="00682F13" w:rsidRPr="00630983" w:rsidRDefault="00682F13" w:rsidP="00682F13">
      <w:pPr>
        <w:pStyle w:val="ae"/>
        <w:bidi w:val="0"/>
        <w:ind w:left="792"/>
        <w:rPr>
          <w:rFonts w:asciiTheme="majorBidi" w:hAnsiTheme="majorBidi" w:cstheme="majorBidi"/>
          <w:sz w:val="24"/>
          <w:szCs w:val="24"/>
        </w:rPr>
      </w:pPr>
    </w:p>
    <w:p w14:paraId="0D1107EC" w14:textId="77777777" w:rsidR="00682F13" w:rsidRDefault="00682F13" w:rsidP="00507EDA">
      <w:pPr>
        <w:pStyle w:val="ae"/>
        <w:numPr>
          <w:ilvl w:val="1"/>
          <w:numId w:val="8"/>
        </w:numPr>
        <w:bidi w:val="0"/>
        <w:rPr>
          <w:rFonts w:asciiTheme="majorBidi" w:hAnsiTheme="majorBidi" w:cstheme="majorBidi"/>
          <w:b/>
          <w:bCs/>
          <w:sz w:val="24"/>
          <w:szCs w:val="24"/>
        </w:rPr>
      </w:pPr>
      <w:r w:rsidRPr="00600A1F">
        <w:rPr>
          <w:rFonts w:asciiTheme="majorBidi" w:hAnsiTheme="majorBidi" w:cstheme="majorBidi"/>
          <w:b/>
          <w:bCs/>
          <w:sz w:val="24"/>
          <w:szCs w:val="24"/>
        </w:rPr>
        <w:t xml:space="preserve"> </w:t>
      </w:r>
      <w:bookmarkStart w:id="42" w:name="_Ref204337094"/>
      <w:r w:rsidRPr="00600A1F">
        <w:rPr>
          <w:rFonts w:asciiTheme="majorBidi" w:hAnsiTheme="majorBidi" w:cstheme="majorBidi"/>
          <w:b/>
          <w:bCs/>
          <w:sz w:val="24"/>
          <w:szCs w:val="24"/>
        </w:rPr>
        <w:t>User Interface</w:t>
      </w:r>
      <w:bookmarkEnd w:id="42"/>
    </w:p>
    <w:p w14:paraId="6169AF64" w14:textId="77777777" w:rsidR="00682F13" w:rsidRPr="00600A1F" w:rsidRDefault="00682F13" w:rsidP="00507EDA">
      <w:pPr>
        <w:pStyle w:val="ae"/>
        <w:numPr>
          <w:ilvl w:val="2"/>
          <w:numId w:val="8"/>
        </w:numPr>
        <w:bidi w:val="0"/>
        <w:rPr>
          <w:rFonts w:asciiTheme="majorBidi" w:hAnsiTheme="majorBidi" w:cstheme="majorBidi"/>
          <w:b/>
          <w:bCs/>
          <w:sz w:val="24"/>
          <w:szCs w:val="24"/>
        </w:rPr>
      </w:pPr>
      <w:bookmarkStart w:id="43" w:name="_Ref204337127"/>
      <w:r w:rsidRPr="00600A1F">
        <w:rPr>
          <w:rFonts w:asciiTheme="majorBidi" w:hAnsiTheme="majorBidi" w:cstheme="majorBidi"/>
          <w:b/>
          <w:bCs/>
          <w:sz w:val="24"/>
          <w:szCs w:val="24"/>
        </w:rPr>
        <w:t>Home Page</w:t>
      </w:r>
      <w:bookmarkEnd w:id="43"/>
    </w:p>
    <w:p w14:paraId="2E7A742F" w14:textId="4AA1FFB4" w:rsidR="00682F13" w:rsidRPr="00630983" w:rsidRDefault="00682F13" w:rsidP="00682F13">
      <w:pPr>
        <w:pStyle w:val="ae"/>
        <w:bidi w:val="0"/>
        <w:ind w:left="1224"/>
        <w:rPr>
          <w:rFonts w:asciiTheme="majorBidi" w:hAnsiTheme="majorBidi" w:cstheme="majorBidi"/>
          <w:sz w:val="24"/>
          <w:szCs w:val="24"/>
        </w:rPr>
      </w:pPr>
      <w:r w:rsidRPr="00600A1F">
        <w:rPr>
          <w:rFonts w:asciiTheme="majorBidi" w:hAnsiTheme="majorBidi" w:cstheme="majorBidi"/>
          <w:noProof/>
          <w:sz w:val="24"/>
          <w:szCs w:val="24"/>
          <w:rtl/>
        </w:rPr>
        <mc:AlternateContent>
          <mc:Choice Requires="wps">
            <w:drawing>
              <wp:anchor distT="0" distB="0" distL="114300" distR="114300" simplePos="0" relativeHeight="251658245" behindDoc="0" locked="0" layoutInCell="1" allowOverlap="1" wp14:anchorId="3346D4D9" wp14:editId="3F60569C">
                <wp:simplePos x="0" y="0"/>
                <wp:positionH relativeFrom="column">
                  <wp:posOffset>755845</wp:posOffset>
                </wp:positionH>
                <wp:positionV relativeFrom="page">
                  <wp:posOffset>10259597</wp:posOffset>
                </wp:positionV>
                <wp:extent cx="2086610" cy="366395"/>
                <wp:effectExtent l="0" t="0" r="0" b="0"/>
                <wp:wrapTopAndBottom/>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086610"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F4F477" w14:textId="06C5DA30" w:rsidR="00682F13" w:rsidRPr="00895FE6" w:rsidRDefault="00682F13" w:rsidP="00682F13">
                            <w:pPr>
                              <w:bidi w:val="0"/>
                              <w:rPr>
                                <w:rFonts w:asciiTheme="majorBidi" w:hAnsiTheme="majorBidi" w:cstheme="majorBidi"/>
                                <w:i/>
                                <w:iCs/>
                                <w:lang w:bidi="ar-SA"/>
                              </w:rPr>
                            </w:pPr>
                            <w:r w:rsidRPr="00895FE6">
                              <w:rPr>
                                <w:rFonts w:asciiTheme="majorBidi" w:hAnsiTheme="majorBidi" w:cstheme="majorBidi"/>
                                <w:i/>
                                <w:iCs/>
                                <w:lang w:bidi="ar-SA"/>
                              </w:rPr>
                              <w:t xml:space="preserve">Figure </w:t>
                            </w:r>
                            <w:r w:rsidR="00463966" w:rsidRPr="00895FE6">
                              <w:rPr>
                                <w:rFonts w:asciiTheme="majorBidi" w:hAnsiTheme="majorBidi" w:cstheme="majorBidi"/>
                                <w:i/>
                                <w:iCs/>
                                <w:lang w:bidi="ar-SA"/>
                              </w:rPr>
                              <w:t>6</w:t>
                            </w:r>
                            <w:r w:rsidRPr="00895FE6">
                              <w:rPr>
                                <w:rFonts w:asciiTheme="majorBidi" w:hAnsiTheme="majorBidi" w:cstheme="majorBidi"/>
                                <w:i/>
                                <w:iCs/>
                                <w:lang w:bidi="ar-SA"/>
                              </w:rPr>
                              <w:t>: Home page</w:t>
                            </w:r>
                          </w:p>
                        </w:txbxContent>
                      </wps:txbx>
                      <wps:bodyPr rot="0" vert="horz" wrap="square" lIns="91440" tIns="45720" rIns="91440" bIns="45720" anchor="t" anchorCtr="0">
                        <a:spAutoFit/>
                      </wps:bodyPr>
                    </wps:wsp>
                  </a:graphicData>
                </a:graphic>
              </wp:anchor>
            </w:drawing>
          </mc:Choice>
          <mc:Fallback>
            <w:pict>
              <v:shapetype w14:anchorId="3346D4D9" id="_x0000_t202" coordsize="21600,21600" o:spt="202" path="m,l,21600r21600,l21600,xe">
                <v:stroke joinstyle="miter"/>
                <v:path gradientshapeok="t" o:connecttype="rect"/>
              </v:shapetype>
              <v:shape id="_x0000_s1026" type="#_x0000_t202" style="position:absolute;left:0;text-align:left;margin-left:59.5pt;margin-top:807.85pt;width:164.3pt;height:28.85pt;flip:x;z-index:251658245;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" filled="f" stroked="f">
                <v:textbox style="mso-fit-shape-to-text:t">
                  <w:txbxContent>
                    <w:p w14:paraId="6EF4F477" w14:textId="06C5DA30" w:rsidR="00682F13" w:rsidRPr="00895FE6" w:rsidRDefault="00682F13" w:rsidP="00682F13">
                      <w:pPr>
                        <w:bidi w:val="0"/>
                        <w:rPr>
                          <w:rFonts w:asciiTheme="majorBidi" w:hAnsiTheme="majorBidi" w:cstheme="majorBidi"/>
                          <w:i/>
                          <w:iCs/>
                          <w:lang w:bidi="ar-SA"/>
                        </w:rPr>
                      </w:pPr>
                      <w:r w:rsidRPr="00895FE6">
                        <w:rPr>
                          <w:rFonts w:asciiTheme="majorBidi" w:hAnsiTheme="majorBidi" w:cstheme="majorBidi"/>
                          <w:i/>
                          <w:iCs/>
                          <w:lang w:bidi="ar-SA"/>
                        </w:rPr>
                        <w:t xml:space="preserve">Figure </w:t>
                      </w:r>
                      <w:r w:rsidR="00463966" w:rsidRPr="00895FE6">
                        <w:rPr>
                          <w:rFonts w:asciiTheme="majorBidi" w:hAnsiTheme="majorBidi" w:cstheme="majorBidi"/>
                          <w:i/>
                          <w:iCs/>
                          <w:lang w:bidi="ar-SA"/>
                        </w:rPr>
                        <w:t>6</w:t>
                      </w:r>
                      <w:r w:rsidRPr="00895FE6">
                        <w:rPr>
                          <w:rFonts w:asciiTheme="majorBidi" w:hAnsiTheme="majorBidi" w:cstheme="majorBidi"/>
                          <w:i/>
                          <w:iCs/>
                          <w:lang w:bidi="ar-SA"/>
                        </w:rPr>
                        <w:t>: Home page</w:t>
                      </w:r>
                    </w:p>
                  </w:txbxContent>
                </v:textbox>
                <w10:wrap type="topAndBottom" anchory="page"/>
              </v:shape>
            </w:pict>
          </mc:Fallback>
        </mc:AlternateContent>
      </w:r>
      <w:r w:rsidRPr="00600A1F">
        <w:rPr>
          <w:rFonts w:asciiTheme="majorBidi" w:hAnsiTheme="majorBidi" w:cstheme="majorBidi"/>
          <w:noProof/>
          <w:sz w:val="24"/>
          <w:szCs w:val="24"/>
        </w:rPr>
        <w:drawing>
          <wp:anchor distT="0" distB="0" distL="114300" distR="114300" simplePos="0" relativeHeight="251658244" behindDoc="0" locked="0" layoutInCell="1" allowOverlap="1" wp14:anchorId="6DE766FA" wp14:editId="61666986">
            <wp:simplePos x="0" y="0"/>
            <wp:positionH relativeFrom="column">
              <wp:posOffset>762830</wp:posOffset>
            </wp:positionH>
            <wp:positionV relativeFrom="margin">
              <wp:posOffset>6794354</wp:posOffset>
            </wp:positionV>
            <wp:extent cx="4269105" cy="2552065"/>
            <wp:effectExtent l="0" t="0" r="0" b="635"/>
            <wp:wrapTopAndBottom/>
            <wp:docPr id="753371187" name="תמונה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69105" cy="2552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0A1F">
        <w:rPr>
          <w:rFonts w:asciiTheme="majorBidi" w:hAnsiTheme="majorBidi" w:cstheme="majorBidi"/>
          <w:sz w:val="24"/>
          <w:szCs w:val="24"/>
        </w:rPr>
        <w:t xml:space="preserve">When you open the platform, </w:t>
      </w:r>
      <w:r w:rsidR="00966C84" w:rsidRPr="00600A1F">
        <w:rPr>
          <w:rFonts w:asciiTheme="majorBidi" w:hAnsiTheme="majorBidi" w:cstheme="majorBidi"/>
          <w:sz w:val="24"/>
          <w:szCs w:val="24"/>
        </w:rPr>
        <w:t>you will</w:t>
      </w:r>
      <w:r w:rsidRPr="00600A1F">
        <w:rPr>
          <w:rFonts w:asciiTheme="majorBidi" w:hAnsiTheme="majorBidi" w:cstheme="majorBidi"/>
          <w:sz w:val="24"/>
          <w:szCs w:val="24"/>
        </w:rPr>
        <w:t xml:space="preserve"> land on the Home page. It gives a short explanation of what the system does and highlights its features: instant price estimates and the ability to save results. To start, click the “Get Started” button or go to the Estimate tab.</w:t>
      </w:r>
    </w:p>
    <w:p w14:paraId="2AC7F549" w14:textId="77777777" w:rsidR="00682F13" w:rsidRPr="00600A1F" w:rsidRDefault="00682F13" w:rsidP="00507EDA">
      <w:pPr>
        <w:pStyle w:val="ae"/>
        <w:numPr>
          <w:ilvl w:val="2"/>
          <w:numId w:val="8"/>
        </w:numPr>
        <w:bidi w:val="0"/>
        <w:rPr>
          <w:rFonts w:asciiTheme="majorBidi" w:hAnsiTheme="majorBidi" w:cstheme="majorBidi"/>
          <w:b/>
          <w:bCs/>
          <w:sz w:val="24"/>
          <w:szCs w:val="24"/>
        </w:rPr>
      </w:pPr>
      <w:bookmarkStart w:id="44" w:name="_Ref204337135"/>
      <w:r w:rsidRPr="00600A1F">
        <w:rPr>
          <w:rFonts w:asciiTheme="majorBidi" w:hAnsiTheme="majorBidi" w:cstheme="majorBidi"/>
          <w:b/>
          <w:bCs/>
          <w:sz w:val="24"/>
          <w:szCs w:val="24"/>
        </w:rPr>
        <w:lastRenderedPageBreak/>
        <w:t>Estimate Page</w:t>
      </w:r>
      <w:bookmarkEnd w:id="44"/>
    </w:p>
    <w:p w14:paraId="5419AC90" w14:textId="35425B35" w:rsidR="00682F13" w:rsidRPr="00600A1F" w:rsidRDefault="00682F13" w:rsidP="00682F13">
      <w:pPr>
        <w:bidi w:val="0"/>
        <w:ind w:left="1080"/>
        <w:rPr>
          <w:rFonts w:asciiTheme="majorBidi" w:hAnsiTheme="majorBidi" w:cstheme="majorBidi"/>
          <w:sz w:val="24"/>
          <w:szCs w:val="24"/>
        </w:rPr>
      </w:pPr>
      <w:r w:rsidRPr="00600A1F">
        <w:rPr>
          <w:rFonts w:asciiTheme="majorBidi" w:hAnsiTheme="majorBidi" w:cstheme="majorBidi"/>
          <w:sz w:val="24"/>
          <w:szCs w:val="24"/>
        </w:rPr>
        <w:t xml:space="preserve">On the Estimate page, </w:t>
      </w:r>
      <w:r w:rsidR="00966C84" w:rsidRPr="00600A1F">
        <w:rPr>
          <w:rFonts w:asciiTheme="majorBidi" w:hAnsiTheme="majorBidi" w:cstheme="majorBidi"/>
          <w:sz w:val="24"/>
          <w:szCs w:val="24"/>
        </w:rPr>
        <w:t>you will</w:t>
      </w:r>
      <w:r w:rsidRPr="00600A1F">
        <w:rPr>
          <w:rFonts w:asciiTheme="majorBidi" w:hAnsiTheme="majorBidi" w:cstheme="majorBidi"/>
          <w:sz w:val="24"/>
          <w:szCs w:val="24"/>
        </w:rPr>
        <w:t xml:space="preserve"> find a form titled Property Details. Fill in the required information about the property:</w:t>
      </w:r>
    </w:p>
    <w:p w14:paraId="77FDEF3E" w14:textId="77777777" w:rsidR="00682F13" w:rsidRPr="00600A1F" w:rsidRDefault="00682F13" w:rsidP="00507EDA">
      <w:pPr>
        <w:pStyle w:val="ae"/>
        <w:numPr>
          <w:ilvl w:val="0"/>
          <w:numId w:val="9"/>
        </w:numPr>
        <w:bidi w:val="0"/>
        <w:rPr>
          <w:rFonts w:asciiTheme="majorBidi" w:hAnsiTheme="majorBidi" w:cstheme="majorBidi"/>
          <w:sz w:val="24"/>
          <w:szCs w:val="24"/>
        </w:rPr>
      </w:pPr>
      <w:r w:rsidRPr="00600A1F">
        <w:rPr>
          <w:rFonts w:asciiTheme="majorBidi" w:hAnsiTheme="majorBidi" w:cstheme="majorBidi"/>
          <w:sz w:val="24"/>
          <w:szCs w:val="24"/>
        </w:rPr>
        <w:t>Size (in square meters)</w:t>
      </w:r>
    </w:p>
    <w:p w14:paraId="63D0230B" w14:textId="77777777" w:rsidR="00682F13" w:rsidRPr="00600A1F" w:rsidRDefault="00682F13" w:rsidP="00507EDA">
      <w:pPr>
        <w:pStyle w:val="ae"/>
        <w:numPr>
          <w:ilvl w:val="0"/>
          <w:numId w:val="9"/>
        </w:numPr>
        <w:bidi w:val="0"/>
        <w:rPr>
          <w:rFonts w:asciiTheme="majorBidi" w:hAnsiTheme="majorBidi" w:cstheme="majorBidi"/>
          <w:sz w:val="24"/>
          <w:szCs w:val="24"/>
          <w:rtl/>
        </w:rPr>
      </w:pPr>
      <w:r w:rsidRPr="00600A1F">
        <w:rPr>
          <w:rFonts w:asciiTheme="majorBidi" w:hAnsiTheme="majorBidi" w:cstheme="majorBidi"/>
          <w:sz w:val="24"/>
          <w:szCs w:val="24"/>
        </w:rPr>
        <w:t>Number of rooms</w:t>
      </w:r>
    </w:p>
    <w:p w14:paraId="42DD5136" w14:textId="77777777" w:rsidR="00682F13" w:rsidRPr="00600A1F" w:rsidRDefault="00682F13" w:rsidP="00507EDA">
      <w:pPr>
        <w:pStyle w:val="ae"/>
        <w:numPr>
          <w:ilvl w:val="0"/>
          <w:numId w:val="9"/>
        </w:numPr>
        <w:bidi w:val="0"/>
        <w:rPr>
          <w:rFonts w:asciiTheme="majorBidi" w:hAnsiTheme="majorBidi" w:cstheme="majorBidi"/>
          <w:sz w:val="24"/>
          <w:szCs w:val="24"/>
        </w:rPr>
      </w:pPr>
      <w:r w:rsidRPr="00600A1F">
        <w:rPr>
          <w:rFonts w:asciiTheme="majorBidi" w:hAnsiTheme="majorBidi" w:cstheme="majorBidi"/>
          <w:sz w:val="24"/>
          <w:szCs w:val="24"/>
        </w:rPr>
        <w:t>Year built</w:t>
      </w:r>
    </w:p>
    <w:p w14:paraId="3F8153E4" w14:textId="77777777" w:rsidR="00682F13" w:rsidRPr="00600A1F" w:rsidRDefault="00682F13" w:rsidP="00507EDA">
      <w:pPr>
        <w:pStyle w:val="ae"/>
        <w:numPr>
          <w:ilvl w:val="0"/>
          <w:numId w:val="9"/>
        </w:numPr>
        <w:bidi w:val="0"/>
        <w:rPr>
          <w:rFonts w:asciiTheme="majorBidi" w:hAnsiTheme="majorBidi" w:cstheme="majorBidi"/>
          <w:sz w:val="24"/>
          <w:szCs w:val="24"/>
        </w:rPr>
      </w:pPr>
      <w:r w:rsidRPr="00600A1F">
        <w:rPr>
          <w:rFonts w:asciiTheme="majorBidi" w:hAnsiTheme="majorBidi" w:cstheme="majorBidi"/>
          <w:sz w:val="24"/>
          <w:szCs w:val="24"/>
        </w:rPr>
        <w:t>Block number</w:t>
      </w:r>
    </w:p>
    <w:p w14:paraId="5F7C3269" w14:textId="77777777" w:rsidR="00682F13" w:rsidRPr="00600A1F" w:rsidRDefault="00682F13" w:rsidP="00507EDA">
      <w:pPr>
        <w:pStyle w:val="ae"/>
        <w:numPr>
          <w:ilvl w:val="0"/>
          <w:numId w:val="9"/>
        </w:numPr>
        <w:bidi w:val="0"/>
        <w:rPr>
          <w:rFonts w:asciiTheme="majorBidi" w:hAnsiTheme="majorBidi" w:cstheme="majorBidi"/>
          <w:sz w:val="24"/>
          <w:szCs w:val="24"/>
          <w:rtl/>
        </w:rPr>
      </w:pPr>
      <w:r w:rsidRPr="00600A1F">
        <w:rPr>
          <w:rFonts w:asciiTheme="majorBidi" w:hAnsiTheme="majorBidi" w:cstheme="majorBidi"/>
          <w:sz w:val="24"/>
          <w:szCs w:val="24"/>
        </w:rPr>
        <w:t>Date of sale</w:t>
      </w:r>
    </w:p>
    <w:p w14:paraId="3AA6C527" w14:textId="77777777" w:rsidR="00682F13" w:rsidRPr="00600A1F" w:rsidRDefault="00682F13" w:rsidP="00507EDA">
      <w:pPr>
        <w:pStyle w:val="ae"/>
        <w:numPr>
          <w:ilvl w:val="0"/>
          <w:numId w:val="9"/>
        </w:numPr>
        <w:bidi w:val="0"/>
        <w:rPr>
          <w:rFonts w:asciiTheme="majorBidi" w:hAnsiTheme="majorBidi" w:cstheme="majorBidi"/>
          <w:sz w:val="24"/>
          <w:szCs w:val="24"/>
          <w:rtl/>
        </w:rPr>
      </w:pPr>
      <w:r w:rsidRPr="00600A1F">
        <w:rPr>
          <w:rFonts w:asciiTheme="majorBidi" w:hAnsiTheme="majorBidi" w:cstheme="majorBidi"/>
          <w:sz w:val="24"/>
          <w:szCs w:val="24"/>
        </w:rPr>
        <w:t>City</w:t>
      </w:r>
    </w:p>
    <w:p w14:paraId="2AE64F4C" w14:textId="77777777" w:rsidR="00682F13" w:rsidRPr="00600A1F" w:rsidRDefault="00682F13" w:rsidP="00507EDA">
      <w:pPr>
        <w:pStyle w:val="ae"/>
        <w:numPr>
          <w:ilvl w:val="0"/>
          <w:numId w:val="9"/>
        </w:numPr>
        <w:bidi w:val="0"/>
        <w:rPr>
          <w:rFonts w:asciiTheme="majorBidi" w:hAnsiTheme="majorBidi" w:cstheme="majorBidi"/>
          <w:sz w:val="24"/>
          <w:szCs w:val="24"/>
          <w:rtl/>
        </w:rPr>
      </w:pPr>
      <w:r w:rsidRPr="00600A1F">
        <w:rPr>
          <w:rFonts w:asciiTheme="majorBidi" w:hAnsiTheme="majorBidi" w:cstheme="majorBidi"/>
          <w:sz w:val="24"/>
          <w:szCs w:val="24"/>
        </w:rPr>
        <w:t>Property type</w:t>
      </w:r>
    </w:p>
    <w:p w14:paraId="607CE030" w14:textId="77777777" w:rsidR="00682F13" w:rsidRPr="00600A1F" w:rsidRDefault="00682F13" w:rsidP="00507EDA">
      <w:pPr>
        <w:pStyle w:val="ae"/>
        <w:numPr>
          <w:ilvl w:val="0"/>
          <w:numId w:val="9"/>
        </w:numPr>
        <w:bidi w:val="0"/>
        <w:rPr>
          <w:rFonts w:asciiTheme="majorBidi" w:hAnsiTheme="majorBidi" w:cstheme="majorBidi"/>
          <w:sz w:val="24"/>
          <w:szCs w:val="24"/>
        </w:rPr>
      </w:pPr>
      <w:r w:rsidRPr="00600A1F">
        <w:rPr>
          <w:rFonts w:asciiTheme="majorBidi" w:hAnsiTheme="majorBidi" w:cstheme="majorBidi"/>
          <w:sz w:val="24"/>
          <w:szCs w:val="24"/>
        </w:rPr>
        <w:t>Sold part (e.g. 1 = entire property)</w:t>
      </w:r>
    </w:p>
    <w:p w14:paraId="31B17984" w14:textId="77777777" w:rsidR="00682F13" w:rsidRDefault="00682F13" w:rsidP="00507EDA">
      <w:pPr>
        <w:pStyle w:val="ae"/>
        <w:numPr>
          <w:ilvl w:val="0"/>
          <w:numId w:val="9"/>
        </w:numPr>
        <w:bidi w:val="0"/>
        <w:rPr>
          <w:rFonts w:asciiTheme="majorBidi" w:hAnsiTheme="majorBidi" w:cstheme="majorBidi"/>
          <w:sz w:val="24"/>
          <w:szCs w:val="24"/>
        </w:rPr>
      </w:pPr>
      <w:r w:rsidRPr="00600A1F">
        <w:rPr>
          <w:rFonts w:asciiTheme="majorBidi" w:hAnsiTheme="majorBidi" w:cstheme="majorBidi"/>
          <w:sz w:val="24"/>
          <w:szCs w:val="24"/>
        </w:rPr>
        <w:t>House Name (only if you want to mark this estimation so you remember which property is it)</w:t>
      </w:r>
    </w:p>
    <w:p w14:paraId="008F7BE6" w14:textId="77777777" w:rsidR="00682F13" w:rsidRPr="00630983" w:rsidRDefault="00682F13" w:rsidP="00682F13">
      <w:pPr>
        <w:bidi w:val="0"/>
        <w:ind w:left="1440"/>
        <w:rPr>
          <w:rFonts w:asciiTheme="majorBidi" w:hAnsiTheme="majorBidi" w:cstheme="majorBidi"/>
          <w:sz w:val="24"/>
          <w:szCs w:val="24"/>
        </w:rPr>
      </w:pPr>
      <w:r w:rsidRPr="00600A1F">
        <w:rPr>
          <w:noProof/>
          <w:rtl/>
        </w:rPr>
        <mc:AlternateContent>
          <mc:Choice Requires="wps">
            <w:drawing>
              <wp:anchor distT="0" distB="0" distL="114300" distR="114300" simplePos="0" relativeHeight="251658247" behindDoc="0" locked="0" layoutInCell="1" allowOverlap="1" wp14:anchorId="30EB1851" wp14:editId="46109EB6">
                <wp:simplePos x="0" y="0"/>
                <wp:positionH relativeFrom="margin">
                  <wp:align>left</wp:align>
                </wp:positionH>
                <wp:positionV relativeFrom="page">
                  <wp:posOffset>10071882</wp:posOffset>
                </wp:positionV>
                <wp:extent cx="2109470" cy="366395"/>
                <wp:effectExtent l="0" t="0" r="0" b="0"/>
                <wp:wrapTopAndBottom/>
                <wp:docPr id="135374018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09470"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CE66E0" w14:textId="5FF944A1" w:rsidR="00682F13" w:rsidRPr="001D33B7" w:rsidRDefault="00682F13" w:rsidP="00682F13">
                            <w:pPr>
                              <w:bidi w:val="0"/>
                              <w:rPr>
                                <w:rFonts w:asciiTheme="majorBidi" w:hAnsiTheme="majorBidi" w:cstheme="majorBidi"/>
                                <w:i/>
                                <w:iCs/>
                                <w:lang w:bidi="ar-SA"/>
                              </w:rPr>
                            </w:pPr>
                            <w:r w:rsidRPr="001D33B7">
                              <w:rPr>
                                <w:rFonts w:asciiTheme="majorBidi" w:hAnsiTheme="majorBidi" w:cstheme="majorBidi"/>
                                <w:i/>
                                <w:iCs/>
                                <w:lang w:bidi="ar-SA"/>
                              </w:rPr>
                              <w:t xml:space="preserve">Figure </w:t>
                            </w:r>
                            <w:r w:rsidR="00895FE6">
                              <w:rPr>
                                <w:rFonts w:asciiTheme="majorBidi" w:hAnsiTheme="majorBidi" w:cstheme="majorBidi"/>
                                <w:i/>
                                <w:iCs/>
                                <w:lang w:bidi="ar-SA"/>
                              </w:rPr>
                              <w:t>7</w:t>
                            </w:r>
                            <w:r>
                              <w:rPr>
                                <w:rFonts w:asciiTheme="majorBidi" w:hAnsiTheme="majorBidi" w:cstheme="majorBidi"/>
                                <w:i/>
                                <w:iCs/>
                                <w:lang w:bidi="ar-SA"/>
                              </w:rPr>
                              <w:t xml:space="preserve">: Estimate </w:t>
                            </w:r>
                            <w:r w:rsidRPr="001D33B7">
                              <w:rPr>
                                <w:rFonts w:asciiTheme="majorBidi" w:hAnsiTheme="majorBidi" w:cstheme="majorBidi"/>
                                <w:i/>
                                <w:iCs/>
                                <w:lang w:bidi="ar-SA"/>
                              </w:rPr>
                              <w:t>page</w:t>
                            </w:r>
                          </w:p>
                        </w:txbxContent>
                      </wps:txbx>
                      <wps:bodyPr rot="0" vert="horz" wrap="square" lIns="91440" tIns="45720" rIns="91440" bIns="45720" anchor="t" anchorCtr="0">
                        <a:spAutoFit/>
                      </wps:bodyPr>
                    </wps:wsp>
                  </a:graphicData>
                </a:graphic>
              </wp:anchor>
            </w:drawing>
          </mc:Choice>
          <mc:Fallback>
            <w:pict>
              <v:shape w14:anchorId="30EB1851" id="_x0000_s1027" type="#_x0000_t202" style="position:absolute;left:0;text-align:left;margin-left:0;margin-top:793.05pt;width:166.1pt;height:28.85pt;flip:x;z-index:251658247;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" filled="f" stroked="f">
                <v:textbox style="mso-fit-shape-to-text:t">
                  <w:txbxContent>
                    <w:p w14:paraId="08CE66E0" w14:textId="5FF944A1" w:rsidR="00682F13" w:rsidRPr="001D33B7" w:rsidRDefault="00682F13" w:rsidP="00682F13">
                      <w:pPr>
                        <w:bidi w:val="0"/>
                        <w:rPr>
                          <w:rFonts w:asciiTheme="majorBidi" w:hAnsiTheme="majorBidi" w:cstheme="majorBidi"/>
                          <w:i/>
                          <w:iCs/>
                          <w:lang w:bidi="ar-SA"/>
                        </w:rPr>
                      </w:pPr>
                      <w:r w:rsidRPr="001D33B7">
                        <w:rPr>
                          <w:rFonts w:asciiTheme="majorBidi" w:hAnsiTheme="majorBidi" w:cstheme="majorBidi"/>
                          <w:i/>
                          <w:iCs/>
                          <w:lang w:bidi="ar-SA"/>
                        </w:rPr>
                        <w:t xml:space="preserve">Figure </w:t>
                      </w:r>
                      <w:r w:rsidR="00895FE6">
                        <w:rPr>
                          <w:rFonts w:asciiTheme="majorBidi" w:hAnsiTheme="majorBidi" w:cstheme="majorBidi"/>
                          <w:i/>
                          <w:iCs/>
                          <w:lang w:bidi="ar-SA"/>
                        </w:rPr>
                        <w:t>7</w:t>
                      </w:r>
                      <w:r>
                        <w:rPr>
                          <w:rFonts w:asciiTheme="majorBidi" w:hAnsiTheme="majorBidi" w:cstheme="majorBidi"/>
                          <w:i/>
                          <w:iCs/>
                          <w:lang w:bidi="ar-SA"/>
                        </w:rPr>
                        <w:t xml:space="preserve">: Estimate </w:t>
                      </w:r>
                      <w:r w:rsidRPr="001D33B7">
                        <w:rPr>
                          <w:rFonts w:asciiTheme="majorBidi" w:hAnsiTheme="majorBidi" w:cstheme="majorBidi"/>
                          <w:i/>
                          <w:iCs/>
                          <w:lang w:bidi="ar-SA"/>
                        </w:rPr>
                        <w:t>page</w:t>
                      </w:r>
                    </w:p>
                  </w:txbxContent>
                </v:textbox>
                <w10:wrap type="topAndBottom" anchorx="margin" anchory="page"/>
              </v:shape>
            </w:pict>
          </mc:Fallback>
        </mc:AlternateContent>
      </w:r>
      <w:r w:rsidRPr="00600A1F">
        <w:rPr>
          <w:noProof/>
        </w:rPr>
        <w:drawing>
          <wp:anchor distT="0" distB="0" distL="114300" distR="114300" simplePos="0" relativeHeight="251658246" behindDoc="0" locked="0" layoutInCell="1" allowOverlap="1" wp14:anchorId="06A58A4E" wp14:editId="17B7922D">
            <wp:simplePos x="0" y="0"/>
            <wp:positionH relativeFrom="margin">
              <wp:align>left</wp:align>
            </wp:positionH>
            <wp:positionV relativeFrom="page">
              <wp:posOffset>4366700</wp:posOffset>
            </wp:positionV>
            <wp:extent cx="5548630" cy="5697220"/>
            <wp:effectExtent l="0" t="0" r="0" b="0"/>
            <wp:wrapTopAndBottom/>
            <wp:docPr id="151984737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58480" cy="5707073"/>
                    </a:xfrm>
                    <a:prstGeom prst="rect">
                      <a:avLst/>
                    </a:prstGeom>
                    <a:noFill/>
                  </pic:spPr>
                </pic:pic>
              </a:graphicData>
            </a:graphic>
            <wp14:sizeRelH relativeFrom="margin">
              <wp14:pctWidth>0</wp14:pctWidth>
            </wp14:sizeRelH>
            <wp14:sizeRelV relativeFrom="margin">
              <wp14:pctHeight>0</wp14:pctHeight>
            </wp14:sizeRelV>
          </wp:anchor>
        </w:drawing>
      </w:r>
      <w:r w:rsidRPr="00630983">
        <w:rPr>
          <w:rFonts w:asciiTheme="majorBidi" w:hAnsiTheme="majorBidi" w:cstheme="majorBidi"/>
          <w:sz w:val="24"/>
          <w:szCs w:val="24"/>
        </w:rPr>
        <w:t>After completing the form, click the “Estimate Price” button at the bottom to get your prediction.</w:t>
      </w:r>
    </w:p>
    <w:p w14:paraId="1B90C9D9" w14:textId="77777777" w:rsidR="00682F13" w:rsidRPr="00600A1F" w:rsidRDefault="00682F13" w:rsidP="00507EDA">
      <w:pPr>
        <w:pStyle w:val="ae"/>
        <w:numPr>
          <w:ilvl w:val="2"/>
          <w:numId w:val="8"/>
        </w:numPr>
        <w:bidi w:val="0"/>
        <w:rPr>
          <w:rFonts w:asciiTheme="majorBidi" w:hAnsiTheme="majorBidi" w:cstheme="majorBidi"/>
          <w:b/>
          <w:bCs/>
          <w:sz w:val="24"/>
          <w:szCs w:val="24"/>
        </w:rPr>
      </w:pPr>
      <w:bookmarkStart w:id="45" w:name="_Ref204337140"/>
      <w:r w:rsidRPr="00600A1F">
        <w:rPr>
          <w:rFonts w:asciiTheme="majorBidi" w:hAnsiTheme="majorBidi" w:cstheme="majorBidi"/>
          <w:b/>
          <w:bCs/>
          <w:sz w:val="24"/>
          <w:szCs w:val="24"/>
        </w:rPr>
        <w:lastRenderedPageBreak/>
        <w:t>Results Page</w:t>
      </w:r>
      <w:bookmarkEnd w:id="45"/>
    </w:p>
    <w:p w14:paraId="1C9C5284" w14:textId="77777777" w:rsidR="00682F13" w:rsidRPr="00600A1F" w:rsidRDefault="00682F13" w:rsidP="00682F13">
      <w:pPr>
        <w:pStyle w:val="ae"/>
        <w:bidi w:val="0"/>
        <w:ind w:left="1224"/>
        <w:rPr>
          <w:rFonts w:asciiTheme="majorBidi" w:hAnsiTheme="majorBidi" w:cstheme="majorBidi"/>
          <w:b/>
          <w:bCs/>
          <w:sz w:val="24"/>
          <w:szCs w:val="24"/>
        </w:rPr>
      </w:pPr>
    </w:p>
    <w:p w14:paraId="34165846" w14:textId="7E27EBA9" w:rsidR="00682F13" w:rsidRDefault="00682F13" w:rsidP="00682F13">
      <w:pPr>
        <w:pStyle w:val="ae"/>
        <w:bidi w:val="0"/>
        <w:ind w:left="1224"/>
        <w:rPr>
          <w:rFonts w:asciiTheme="majorBidi" w:hAnsiTheme="majorBidi" w:cstheme="majorBidi"/>
          <w:b/>
          <w:bCs/>
          <w:sz w:val="24"/>
          <w:szCs w:val="24"/>
        </w:rPr>
      </w:pPr>
      <w:r w:rsidRPr="00600A1F">
        <w:rPr>
          <w:rFonts w:asciiTheme="majorBidi" w:hAnsiTheme="majorBidi" w:cstheme="majorBidi"/>
          <w:sz w:val="24"/>
          <w:szCs w:val="24"/>
        </w:rPr>
        <w:t xml:space="preserve">Once the system processes your input, </w:t>
      </w:r>
      <w:r w:rsidR="00966C84" w:rsidRPr="00600A1F">
        <w:rPr>
          <w:rFonts w:asciiTheme="majorBidi" w:hAnsiTheme="majorBidi" w:cstheme="majorBidi"/>
          <w:sz w:val="24"/>
          <w:szCs w:val="24"/>
        </w:rPr>
        <w:t>you will</w:t>
      </w:r>
      <w:r w:rsidRPr="00600A1F">
        <w:rPr>
          <w:rFonts w:asciiTheme="majorBidi" w:hAnsiTheme="majorBidi" w:cstheme="majorBidi"/>
          <w:sz w:val="24"/>
          <w:szCs w:val="24"/>
        </w:rPr>
        <w:t xml:space="preserve"> be taken to the results page. It shows a summary of the property details you entered, a predicted price range based on the trained machine learning model. You can then choose to download Estimate Details as a file or Estimate Another Property if you want to repeat the </w:t>
      </w:r>
      <w:r w:rsidR="00D0664D" w:rsidRPr="00600A1F">
        <w:rPr>
          <w:rFonts w:asciiTheme="majorBidi" w:hAnsiTheme="majorBidi" w:cstheme="majorBidi"/>
          <w:sz w:val="24"/>
          <w:szCs w:val="24"/>
        </w:rPr>
        <w:t>process.</w:t>
      </w:r>
    </w:p>
    <w:p w14:paraId="58454E1B" w14:textId="77777777" w:rsidR="00682F13" w:rsidRPr="00600A1F" w:rsidRDefault="00682F13" w:rsidP="00682F13">
      <w:pPr>
        <w:pStyle w:val="ae"/>
        <w:bidi w:val="0"/>
        <w:ind w:left="1224"/>
        <w:rPr>
          <w:rFonts w:asciiTheme="majorBidi" w:hAnsiTheme="majorBidi" w:cstheme="majorBidi"/>
          <w:b/>
          <w:bCs/>
          <w:sz w:val="24"/>
          <w:szCs w:val="24"/>
        </w:rPr>
      </w:pPr>
    </w:p>
    <w:p w14:paraId="75D24DBD" w14:textId="77777777" w:rsidR="00682F13" w:rsidRPr="00600A1F" w:rsidRDefault="00682F13" w:rsidP="00682F13">
      <w:pPr>
        <w:pStyle w:val="ae"/>
        <w:bidi w:val="0"/>
        <w:ind w:left="1224"/>
        <w:rPr>
          <w:rFonts w:asciiTheme="majorBidi" w:hAnsiTheme="majorBidi" w:cstheme="majorBidi"/>
          <w:sz w:val="24"/>
          <w:szCs w:val="24"/>
        </w:rPr>
      </w:pPr>
      <w:r w:rsidRPr="00600A1F">
        <w:rPr>
          <w:rFonts w:asciiTheme="majorBidi" w:hAnsiTheme="majorBidi" w:cstheme="majorBidi"/>
          <w:noProof/>
          <w:sz w:val="24"/>
          <w:szCs w:val="24"/>
        </w:rPr>
        <w:drawing>
          <wp:anchor distT="0" distB="0" distL="114300" distR="114300" simplePos="0" relativeHeight="251658242" behindDoc="0" locked="0" layoutInCell="1" allowOverlap="1" wp14:anchorId="786F98E4" wp14:editId="6C496D25">
            <wp:simplePos x="0" y="0"/>
            <wp:positionH relativeFrom="margin">
              <wp:align>left</wp:align>
            </wp:positionH>
            <wp:positionV relativeFrom="page">
              <wp:posOffset>2630268</wp:posOffset>
            </wp:positionV>
            <wp:extent cx="6008370" cy="4572000"/>
            <wp:effectExtent l="0" t="0" r="0" b="0"/>
            <wp:wrapTopAndBottom/>
            <wp:docPr id="18738449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4913" name=""/>
                    <pic:cNvPicPr/>
                  </pic:nvPicPr>
                  <pic:blipFill>
                    <a:blip r:embed="rId21">
                      <a:extLst>
                        <a:ext uri="{28A0092B-C50C-407E-A947-70E740481C1C}">
                          <a14:useLocalDpi xmlns:a14="http://schemas.microsoft.com/office/drawing/2010/main" val="0"/>
                        </a:ext>
                      </a:extLst>
                    </a:blip>
                    <a:stretch>
                      <a:fillRect/>
                    </a:stretch>
                  </pic:blipFill>
                  <pic:spPr>
                    <a:xfrm>
                      <a:off x="0" y="0"/>
                      <a:ext cx="6031362" cy="4589145"/>
                    </a:xfrm>
                    <a:prstGeom prst="rect">
                      <a:avLst/>
                    </a:prstGeom>
                  </pic:spPr>
                </pic:pic>
              </a:graphicData>
            </a:graphic>
            <wp14:sizeRelH relativeFrom="margin">
              <wp14:pctWidth>0</wp14:pctWidth>
            </wp14:sizeRelH>
            <wp14:sizeRelV relativeFrom="margin">
              <wp14:pctHeight>0</wp14:pctHeight>
            </wp14:sizeRelV>
          </wp:anchor>
        </w:drawing>
      </w:r>
      <w:r w:rsidRPr="00600A1F">
        <w:rPr>
          <w:rFonts w:asciiTheme="majorBidi" w:hAnsiTheme="majorBidi" w:cstheme="majorBidi"/>
          <w:noProof/>
          <w:sz w:val="24"/>
          <w:szCs w:val="24"/>
          <w:rtl/>
        </w:rPr>
        <mc:AlternateContent>
          <mc:Choice Requires="wps">
            <w:drawing>
              <wp:anchor distT="0" distB="0" distL="114300" distR="114300" simplePos="0" relativeHeight="251658243" behindDoc="0" locked="0" layoutInCell="1" allowOverlap="1" wp14:anchorId="57ED0A45" wp14:editId="3BAFCD36">
                <wp:simplePos x="0" y="0"/>
                <wp:positionH relativeFrom="margin">
                  <wp:align>left</wp:align>
                </wp:positionH>
                <wp:positionV relativeFrom="page">
                  <wp:posOffset>7237339</wp:posOffset>
                </wp:positionV>
                <wp:extent cx="2109470" cy="366395"/>
                <wp:effectExtent l="0" t="0" r="0" b="0"/>
                <wp:wrapTopAndBottom/>
                <wp:docPr id="179784588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09470"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4DF3EE" w14:textId="1720898E" w:rsidR="00682F13" w:rsidRPr="001D33B7" w:rsidRDefault="00682F13" w:rsidP="00682F13">
                            <w:pPr>
                              <w:bidi w:val="0"/>
                              <w:rPr>
                                <w:rFonts w:asciiTheme="majorBidi" w:hAnsiTheme="majorBidi" w:cstheme="majorBidi"/>
                                <w:i/>
                                <w:iCs/>
                                <w:lang w:bidi="ar-SA"/>
                              </w:rPr>
                            </w:pPr>
                            <w:r w:rsidRPr="001D33B7">
                              <w:rPr>
                                <w:rFonts w:asciiTheme="majorBidi" w:hAnsiTheme="majorBidi" w:cstheme="majorBidi"/>
                                <w:i/>
                                <w:iCs/>
                                <w:lang w:bidi="ar-SA"/>
                              </w:rPr>
                              <w:t xml:space="preserve">Figure </w:t>
                            </w:r>
                            <w:r w:rsidR="00895FE6">
                              <w:rPr>
                                <w:rFonts w:asciiTheme="majorBidi" w:hAnsiTheme="majorBidi" w:cstheme="majorBidi"/>
                                <w:i/>
                                <w:iCs/>
                                <w:lang w:bidi="ar-SA"/>
                              </w:rPr>
                              <w:t>8</w:t>
                            </w:r>
                            <w:r>
                              <w:rPr>
                                <w:rFonts w:asciiTheme="majorBidi" w:hAnsiTheme="majorBidi" w:cstheme="majorBidi"/>
                                <w:i/>
                                <w:iCs/>
                                <w:lang w:bidi="ar-SA"/>
                              </w:rPr>
                              <w:t xml:space="preserve">: Results </w:t>
                            </w:r>
                            <w:r w:rsidRPr="001D33B7">
                              <w:rPr>
                                <w:rFonts w:asciiTheme="majorBidi" w:hAnsiTheme="majorBidi" w:cstheme="majorBidi"/>
                                <w:i/>
                                <w:iCs/>
                                <w:lang w:bidi="ar-SA"/>
                              </w:rPr>
                              <w:t>page</w:t>
                            </w:r>
                          </w:p>
                        </w:txbxContent>
                      </wps:txbx>
                      <wps:bodyPr rot="0" vert="horz" wrap="square" lIns="91440" tIns="45720" rIns="91440" bIns="45720" anchor="t" anchorCtr="0">
                        <a:spAutoFit/>
                      </wps:bodyPr>
                    </wps:wsp>
                  </a:graphicData>
                </a:graphic>
              </wp:anchor>
            </w:drawing>
          </mc:Choice>
          <mc:Fallback>
            <w:pict>
              <v:shape w14:anchorId="57ED0A45" id="_x0000_s1028" type="#_x0000_t202" style="position:absolute;left:0;text-align:left;margin-left:0;margin-top:569.85pt;width:166.1pt;height:28.85pt;flip:x;z-index:251658243;visibility:visible;mso-wrap-style:square;mso-wrap-distance-left:9pt;mso-wrap-distance-top:0;mso-wrap-distance-right:9pt;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" filled="f" stroked="f">
                <v:textbox style="mso-fit-shape-to-text:t">
                  <w:txbxContent>
                    <w:p w14:paraId="3D4DF3EE" w14:textId="1720898E" w:rsidR="00682F13" w:rsidRPr="001D33B7" w:rsidRDefault="00682F13" w:rsidP="00682F13">
                      <w:pPr>
                        <w:bidi w:val="0"/>
                        <w:rPr>
                          <w:rFonts w:asciiTheme="majorBidi" w:hAnsiTheme="majorBidi" w:cstheme="majorBidi"/>
                          <w:i/>
                          <w:iCs/>
                          <w:lang w:bidi="ar-SA"/>
                        </w:rPr>
                      </w:pPr>
                      <w:r w:rsidRPr="001D33B7">
                        <w:rPr>
                          <w:rFonts w:asciiTheme="majorBidi" w:hAnsiTheme="majorBidi" w:cstheme="majorBidi"/>
                          <w:i/>
                          <w:iCs/>
                          <w:lang w:bidi="ar-SA"/>
                        </w:rPr>
                        <w:t xml:space="preserve">Figure </w:t>
                      </w:r>
                      <w:r w:rsidR="00895FE6">
                        <w:rPr>
                          <w:rFonts w:asciiTheme="majorBidi" w:hAnsiTheme="majorBidi" w:cstheme="majorBidi"/>
                          <w:i/>
                          <w:iCs/>
                          <w:lang w:bidi="ar-SA"/>
                        </w:rPr>
                        <w:t>8</w:t>
                      </w:r>
                      <w:r>
                        <w:rPr>
                          <w:rFonts w:asciiTheme="majorBidi" w:hAnsiTheme="majorBidi" w:cstheme="majorBidi"/>
                          <w:i/>
                          <w:iCs/>
                          <w:lang w:bidi="ar-SA"/>
                        </w:rPr>
                        <w:t xml:space="preserve">: Results </w:t>
                      </w:r>
                      <w:r w:rsidRPr="001D33B7">
                        <w:rPr>
                          <w:rFonts w:asciiTheme="majorBidi" w:hAnsiTheme="majorBidi" w:cstheme="majorBidi"/>
                          <w:i/>
                          <w:iCs/>
                          <w:lang w:bidi="ar-SA"/>
                        </w:rPr>
                        <w:t>page</w:t>
                      </w:r>
                    </w:p>
                  </w:txbxContent>
                </v:textbox>
                <w10:wrap type="topAndBottom" anchorx="margin" anchory="page"/>
              </v:shape>
            </w:pict>
          </mc:Fallback>
        </mc:AlternateContent>
      </w:r>
    </w:p>
    <w:p w14:paraId="1FFD51C9" w14:textId="77777777" w:rsidR="00682F13" w:rsidRPr="00600A1F" w:rsidRDefault="00682F13" w:rsidP="00682F13">
      <w:pPr>
        <w:pStyle w:val="ae"/>
        <w:bidi w:val="0"/>
        <w:ind w:left="1224"/>
        <w:rPr>
          <w:rFonts w:asciiTheme="majorBidi" w:hAnsiTheme="majorBidi" w:cstheme="majorBidi"/>
          <w:sz w:val="24"/>
          <w:szCs w:val="24"/>
        </w:rPr>
      </w:pPr>
    </w:p>
    <w:p w14:paraId="543744E4" w14:textId="77777777" w:rsidR="00682F13" w:rsidRPr="00600A1F" w:rsidRDefault="00682F13" w:rsidP="00682F13">
      <w:pPr>
        <w:jc w:val="right"/>
        <w:rPr>
          <w:rFonts w:asciiTheme="majorBidi" w:hAnsiTheme="majorBidi" w:cstheme="majorBidi"/>
          <w:sz w:val="24"/>
          <w:szCs w:val="24"/>
          <w:rtl/>
        </w:rPr>
      </w:pPr>
      <w:r w:rsidRPr="00600A1F">
        <w:rPr>
          <w:rFonts w:asciiTheme="majorBidi" w:hAnsiTheme="majorBidi" w:cstheme="majorBidi"/>
          <w:sz w:val="24"/>
          <w:szCs w:val="24"/>
          <w:rtl/>
        </w:rPr>
        <w:t xml:space="preserve"> </w:t>
      </w:r>
      <w:r w:rsidRPr="00600A1F">
        <w:rPr>
          <w:rFonts w:asciiTheme="majorBidi" w:hAnsiTheme="majorBidi" w:cstheme="majorBidi"/>
          <w:sz w:val="24"/>
          <w:szCs w:val="24"/>
          <w:rtl/>
        </w:rPr>
        <w:tab/>
      </w:r>
      <w:r w:rsidRPr="00600A1F">
        <w:rPr>
          <w:rFonts w:asciiTheme="majorBidi" w:hAnsiTheme="majorBidi" w:cstheme="majorBidi"/>
          <w:sz w:val="24"/>
          <w:szCs w:val="24"/>
          <w:rtl/>
        </w:rPr>
        <w:tab/>
      </w:r>
    </w:p>
    <w:p w14:paraId="675AB37F" w14:textId="77777777" w:rsidR="00682F13" w:rsidRPr="00600A1F" w:rsidRDefault="00682F13" w:rsidP="00682F13">
      <w:pPr>
        <w:rPr>
          <w:rFonts w:asciiTheme="majorBidi" w:hAnsiTheme="majorBidi" w:cstheme="majorBidi"/>
          <w:sz w:val="24"/>
          <w:szCs w:val="24"/>
          <w:rtl/>
        </w:rPr>
      </w:pPr>
    </w:p>
    <w:p w14:paraId="1DA4F2B8" w14:textId="77777777" w:rsidR="00682F13" w:rsidRPr="00600A1F" w:rsidRDefault="00682F13" w:rsidP="00682F13">
      <w:pPr>
        <w:rPr>
          <w:rFonts w:asciiTheme="majorBidi" w:hAnsiTheme="majorBidi" w:cstheme="majorBidi"/>
          <w:sz w:val="24"/>
          <w:szCs w:val="24"/>
          <w:rtl/>
        </w:rPr>
      </w:pPr>
    </w:p>
    <w:p w14:paraId="5C003FAE" w14:textId="77777777" w:rsidR="00682F13" w:rsidRPr="00600A1F" w:rsidRDefault="00682F13" w:rsidP="00682F13">
      <w:pPr>
        <w:rPr>
          <w:rFonts w:asciiTheme="majorBidi" w:hAnsiTheme="majorBidi" w:cstheme="majorBidi"/>
          <w:sz w:val="24"/>
          <w:szCs w:val="24"/>
          <w:rtl/>
        </w:rPr>
      </w:pPr>
    </w:p>
    <w:p w14:paraId="1097D0F4" w14:textId="77777777" w:rsidR="00682F13" w:rsidRDefault="00682F13" w:rsidP="00682F13">
      <w:pPr>
        <w:rPr>
          <w:rFonts w:asciiTheme="majorBidi" w:hAnsiTheme="majorBidi" w:cstheme="majorBidi"/>
          <w:sz w:val="24"/>
          <w:szCs w:val="24"/>
          <w:rtl/>
        </w:rPr>
      </w:pPr>
    </w:p>
    <w:p w14:paraId="2B37D2D8" w14:textId="77777777" w:rsidR="00682F13" w:rsidRPr="00600A1F" w:rsidRDefault="00682F13" w:rsidP="00682F13">
      <w:pPr>
        <w:rPr>
          <w:rFonts w:asciiTheme="majorBidi" w:hAnsiTheme="majorBidi" w:cstheme="majorBidi"/>
          <w:sz w:val="24"/>
          <w:szCs w:val="24"/>
        </w:rPr>
      </w:pPr>
    </w:p>
    <w:p w14:paraId="17A076C6" w14:textId="77777777" w:rsidR="00682F13" w:rsidRPr="00600A1F" w:rsidRDefault="00682F13" w:rsidP="00507EDA">
      <w:pPr>
        <w:pStyle w:val="ae"/>
        <w:numPr>
          <w:ilvl w:val="2"/>
          <w:numId w:val="8"/>
        </w:numPr>
        <w:bidi w:val="0"/>
        <w:rPr>
          <w:rFonts w:asciiTheme="majorBidi" w:hAnsiTheme="majorBidi" w:cstheme="majorBidi"/>
          <w:b/>
          <w:bCs/>
          <w:sz w:val="24"/>
          <w:szCs w:val="24"/>
        </w:rPr>
      </w:pPr>
      <w:r w:rsidRPr="00600A1F">
        <w:rPr>
          <w:rFonts w:asciiTheme="majorBidi" w:hAnsiTheme="majorBidi" w:cstheme="majorBidi"/>
          <w:b/>
          <w:bCs/>
          <w:sz w:val="24"/>
          <w:szCs w:val="24"/>
        </w:rPr>
        <w:lastRenderedPageBreak/>
        <w:t xml:space="preserve"> </w:t>
      </w:r>
      <w:bookmarkStart w:id="46" w:name="_Ref204337148"/>
      <w:r w:rsidRPr="00600A1F">
        <w:rPr>
          <w:rFonts w:asciiTheme="majorBidi" w:hAnsiTheme="majorBidi" w:cstheme="majorBidi"/>
          <w:b/>
          <w:bCs/>
          <w:sz w:val="24"/>
          <w:szCs w:val="24"/>
        </w:rPr>
        <w:t>Help Page</w:t>
      </w:r>
      <w:bookmarkEnd w:id="46"/>
    </w:p>
    <w:p w14:paraId="01F9364B" w14:textId="46213B60" w:rsidR="00682F13" w:rsidRPr="00600A1F" w:rsidRDefault="00682F13" w:rsidP="00682F13">
      <w:pPr>
        <w:bidi w:val="0"/>
        <w:ind w:left="1224"/>
        <w:rPr>
          <w:rFonts w:asciiTheme="majorBidi" w:hAnsiTheme="majorBidi" w:cstheme="majorBidi"/>
          <w:sz w:val="24"/>
          <w:szCs w:val="24"/>
        </w:rPr>
      </w:pPr>
      <w:r w:rsidRPr="00600A1F">
        <w:rPr>
          <w:rFonts w:asciiTheme="majorBidi" w:hAnsiTheme="majorBidi" w:cstheme="majorBidi"/>
          <w:sz w:val="24"/>
          <w:szCs w:val="24"/>
        </w:rPr>
        <w:t xml:space="preserve">If </w:t>
      </w:r>
      <w:r w:rsidR="00966C84" w:rsidRPr="00600A1F">
        <w:rPr>
          <w:rFonts w:asciiTheme="majorBidi" w:hAnsiTheme="majorBidi" w:cstheme="majorBidi"/>
          <w:sz w:val="24"/>
          <w:szCs w:val="24"/>
        </w:rPr>
        <w:t>you are</w:t>
      </w:r>
      <w:r w:rsidRPr="00600A1F">
        <w:rPr>
          <w:rFonts w:asciiTheme="majorBidi" w:hAnsiTheme="majorBidi" w:cstheme="majorBidi"/>
          <w:sz w:val="24"/>
          <w:szCs w:val="24"/>
        </w:rPr>
        <w:t xml:space="preserve"> unsure how to use the platform, go to the Help tab. </w:t>
      </w:r>
      <w:r w:rsidR="00966C84" w:rsidRPr="00600A1F">
        <w:rPr>
          <w:rFonts w:asciiTheme="majorBidi" w:hAnsiTheme="majorBidi" w:cstheme="majorBidi"/>
          <w:sz w:val="24"/>
          <w:szCs w:val="24"/>
        </w:rPr>
        <w:t>You will</w:t>
      </w:r>
      <w:r w:rsidRPr="00600A1F">
        <w:rPr>
          <w:rFonts w:asciiTheme="majorBidi" w:hAnsiTheme="majorBidi" w:cstheme="majorBidi"/>
          <w:sz w:val="24"/>
          <w:szCs w:val="24"/>
        </w:rPr>
        <w:t xml:space="preserve"> find a quick explanation of how the platform </w:t>
      </w:r>
      <w:r w:rsidR="00D0664D" w:rsidRPr="00600A1F">
        <w:rPr>
          <w:rFonts w:asciiTheme="majorBidi" w:hAnsiTheme="majorBidi" w:cstheme="majorBidi"/>
          <w:sz w:val="24"/>
          <w:szCs w:val="24"/>
        </w:rPr>
        <w:t>works;</w:t>
      </w:r>
      <w:r w:rsidRPr="00600A1F">
        <w:rPr>
          <w:rFonts w:asciiTheme="majorBidi" w:hAnsiTheme="majorBidi" w:cstheme="majorBidi"/>
          <w:sz w:val="24"/>
          <w:szCs w:val="24"/>
        </w:rPr>
        <w:t xml:space="preserve"> a list of the information you need to enter and contact info in case you need support.</w:t>
      </w:r>
    </w:p>
    <w:p w14:paraId="50A47CBD" w14:textId="77777777" w:rsidR="00682F13" w:rsidRPr="00600A1F" w:rsidRDefault="00682F13" w:rsidP="00682F13">
      <w:pPr>
        <w:bidi w:val="0"/>
        <w:ind w:left="720"/>
        <w:rPr>
          <w:rFonts w:asciiTheme="majorBidi" w:hAnsiTheme="majorBidi" w:cstheme="majorBidi"/>
          <w:i/>
          <w:iCs/>
          <w:sz w:val="24"/>
          <w:szCs w:val="24"/>
          <w:lang w:bidi="ar-SA"/>
        </w:rPr>
      </w:pPr>
      <w:r w:rsidRPr="00600A1F">
        <w:rPr>
          <w:rFonts w:asciiTheme="majorBidi" w:hAnsiTheme="majorBidi" w:cstheme="majorBidi"/>
          <w:noProof/>
          <w:sz w:val="24"/>
          <w:szCs w:val="24"/>
        </w:rPr>
        <w:drawing>
          <wp:inline distT="0" distB="0" distL="0" distR="0" wp14:anchorId="626069C8" wp14:editId="27C6FD57">
            <wp:extent cx="4593102" cy="2963031"/>
            <wp:effectExtent l="0" t="0" r="0" b="8890"/>
            <wp:docPr id="941432404"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3102" cy="2963031"/>
                    </a:xfrm>
                    <a:prstGeom prst="rect">
                      <a:avLst/>
                    </a:prstGeom>
                    <a:noFill/>
                  </pic:spPr>
                </pic:pic>
              </a:graphicData>
            </a:graphic>
          </wp:inline>
        </w:drawing>
      </w:r>
      <w:r w:rsidRPr="00600A1F">
        <w:rPr>
          <w:rFonts w:asciiTheme="majorBidi" w:hAnsiTheme="majorBidi" w:cstheme="majorBidi"/>
          <w:sz w:val="24"/>
          <w:szCs w:val="24"/>
        </w:rPr>
        <w:br w:type="textWrapping" w:clear="all"/>
      </w:r>
      <w:r w:rsidRPr="00600A1F">
        <w:rPr>
          <w:rFonts w:asciiTheme="majorBidi" w:hAnsiTheme="majorBidi" w:cstheme="majorBidi"/>
          <w:noProof/>
          <w:sz w:val="24"/>
          <w:szCs w:val="24"/>
          <w:rtl/>
        </w:rPr>
        <mc:AlternateContent>
          <mc:Choice Requires="wps">
            <w:drawing>
              <wp:inline distT="0" distB="0" distL="0" distR="0" wp14:anchorId="17F1CAB9" wp14:editId="31FAE610">
                <wp:extent cx="2109470" cy="366395"/>
                <wp:effectExtent l="0" t="0" r="0" b="0"/>
                <wp:docPr id="115292619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09470"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9FF6540" w14:textId="67E6A5A3" w:rsidR="00682F13" w:rsidRPr="001D33B7" w:rsidRDefault="00682F13" w:rsidP="00682F13">
                            <w:pPr>
                              <w:bidi w:val="0"/>
                              <w:rPr>
                                <w:rFonts w:asciiTheme="majorBidi" w:hAnsiTheme="majorBidi" w:cstheme="majorBidi"/>
                                <w:i/>
                                <w:iCs/>
                                <w:lang w:bidi="ar-SA"/>
                              </w:rPr>
                            </w:pPr>
                            <w:r w:rsidRPr="001D33B7">
                              <w:rPr>
                                <w:rFonts w:asciiTheme="majorBidi" w:hAnsiTheme="majorBidi" w:cstheme="majorBidi"/>
                                <w:i/>
                                <w:iCs/>
                                <w:lang w:bidi="ar-SA"/>
                              </w:rPr>
                              <w:t xml:space="preserve">Figure </w:t>
                            </w:r>
                            <w:r w:rsidR="00895FE6">
                              <w:rPr>
                                <w:rFonts w:asciiTheme="majorBidi" w:hAnsiTheme="majorBidi" w:cstheme="majorBidi"/>
                                <w:i/>
                                <w:iCs/>
                                <w:lang w:bidi="ar-SA"/>
                              </w:rPr>
                              <w:t>9</w:t>
                            </w:r>
                            <w:r>
                              <w:rPr>
                                <w:rFonts w:asciiTheme="majorBidi" w:hAnsiTheme="majorBidi" w:cstheme="majorBidi"/>
                                <w:i/>
                                <w:iCs/>
                                <w:lang w:bidi="ar-SA"/>
                              </w:rPr>
                              <w:t xml:space="preserve">: Help </w:t>
                            </w:r>
                            <w:r w:rsidRPr="001D33B7">
                              <w:rPr>
                                <w:rFonts w:asciiTheme="majorBidi" w:hAnsiTheme="majorBidi" w:cstheme="majorBidi"/>
                                <w:i/>
                                <w:iCs/>
                                <w:lang w:bidi="ar-SA"/>
                              </w:rPr>
                              <w:t>page</w:t>
                            </w:r>
                          </w:p>
                        </w:txbxContent>
                      </wps:txbx>
                      <wps:bodyPr rot="0" vert="horz" wrap="square" lIns="91440" tIns="45720" rIns="91440" bIns="45720" anchor="t" anchorCtr="0">
                        <a:spAutoFit/>
                      </wps:bodyPr>
                    </wps:wsp>
                  </a:graphicData>
                </a:graphic>
              </wp:inline>
            </w:drawing>
          </mc:Choice>
          <mc:Fallback>
            <w:pict>
              <v:shape w14:anchorId="17F1CAB9" id="תיבת טקסט 2" o:spid="_x0000_s1029" type="#_x0000_t202" style="width:166.1pt;height:28.85pt;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" filled="f" stroked="f">
                <v:textbox style="mso-fit-shape-to-text:t">
                  <w:txbxContent>
                    <w:p w14:paraId="29FF6540" w14:textId="67E6A5A3" w:rsidR="00682F13" w:rsidRPr="001D33B7" w:rsidRDefault="00682F13" w:rsidP="00682F13">
                      <w:pPr>
                        <w:bidi w:val="0"/>
                        <w:rPr>
                          <w:rFonts w:asciiTheme="majorBidi" w:hAnsiTheme="majorBidi" w:cstheme="majorBidi"/>
                          <w:i/>
                          <w:iCs/>
                          <w:lang w:bidi="ar-SA"/>
                        </w:rPr>
                      </w:pPr>
                      <w:r w:rsidRPr="001D33B7">
                        <w:rPr>
                          <w:rFonts w:asciiTheme="majorBidi" w:hAnsiTheme="majorBidi" w:cstheme="majorBidi"/>
                          <w:i/>
                          <w:iCs/>
                          <w:lang w:bidi="ar-SA"/>
                        </w:rPr>
                        <w:t xml:space="preserve">Figure </w:t>
                      </w:r>
                      <w:r w:rsidR="00895FE6">
                        <w:rPr>
                          <w:rFonts w:asciiTheme="majorBidi" w:hAnsiTheme="majorBidi" w:cstheme="majorBidi"/>
                          <w:i/>
                          <w:iCs/>
                          <w:lang w:bidi="ar-SA"/>
                        </w:rPr>
                        <w:t>9</w:t>
                      </w:r>
                      <w:r>
                        <w:rPr>
                          <w:rFonts w:asciiTheme="majorBidi" w:hAnsiTheme="majorBidi" w:cstheme="majorBidi"/>
                          <w:i/>
                          <w:iCs/>
                          <w:lang w:bidi="ar-SA"/>
                        </w:rPr>
                        <w:t xml:space="preserve">: Help </w:t>
                      </w:r>
                      <w:r w:rsidRPr="001D33B7">
                        <w:rPr>
                          <w:rFonts w:asciiTheme="majorBidi" w:hAnsiTheme="majorBidi" w:cstheme="majorBidi"/>
                          <w:i/>
                          <w:iCs/>
                          <w:lang w:bidi="ar-SA"/>
                        </w:rPr>
                        <w:t>page</w:t>
                      </w:r>
                    </w:p>
                  </w:txbxContent>
                </v:textbox>
                <w10:wrap anchorx="page"/>
                <w10:anchorlock/>
              </v:shape>
            </w:pict>
          </mc:Fallback>
        </mc:AlternateContent>
      </w:r>
    </w:p>
    <w:p w14:paraId="51523FEB" w14:textId="77777777" w:rsidR="00682F13" w:rsidRPr="00600A1F" w:rsidRDefault="00682F13" w:rsidP="00507EDA">
      <w:pPr>
        <w:pStyle w:val="ae"/>
        <w:numPr>
          <w:ilvl w:val="2"/>
          <w:numId w:val="8"/>
        </w:numPr>
        <w:bidi w:val="0"/>
        <w:rPr>
          <w:rFonts w:asciiTheme="majorBidi" w:hAnsiTheme="majorBidi" w:cstheme="majorBidi"/>
          <w:b/>
          <w:bCs/>
          <w:sz w:val="24"/>
          <w:szCs w:val="24"/>
        </w:rPr>
      </w:pPr>
      <w:bookmarkStart w:id="47" w:name="_Ref204337153"/>
      <w:r w:rsidRPr="00600A1F">
        <w:rPr>
          <w:rFonts w:asciiTheme="majorBidi" w:hAnsiTheme="majorBidi" w:cstheme="majorBidi"/>
          <w:b/>
          <w:bCs/>
          <w:sz w:val="24"/>
          <w:szCs w:val="24"/>
        </w:rPr>
        <w:t>About Page</w:t>
      </w:r>
      <w:bookmarkEnd w:id="47"/>
    </w:p>
    <w:p w14:paraId="5B6B025F" w14:textId="77777777" w:rsidR="00682F13" w:rsidRPr="00600A1F" w:rsidRDefault="00682F13" w:rsidP="00682F13">
      <w:pPr>
        <w:bidi w:val="0"/>
        <w:ind w:left="1224"/>
        <w:rPr>
          <w:rFonts w:asciiTheme="majorBidi" w:hAnsiTheme="majorBidi" w:cstheme="majorBidi"/>
          <w:sz w:val="24"/>
          <w:szCs w:val="24"/>
        </w:rPr>
      </w:pPr>
      <w:r w:rsidRPr="00600A1F">
        <w:rPr>
          <w:rFonts w:asciiTheme="majorBidi" w:hAnsiTheme="majorBidi" w:cstheme="majorBidi"/>
          <w:noProof/>
          <w:sz w:val="24"/>
          <w:szCs w:val="24"/>
          <w:rtl/>
        </w:rPr>
        <mc:AlternateContent>
          <mc:Choice Requires="wps">
            <w:drawing>
              <wp:anchor distT="0" distB="0" distL="114300" distR="114300" simplePos="0" relativeHeight="251658241" behindDoc="0" locked="0" layoutInCell="1" allowOverlap="1" wp14:anchorId="0158B8E7" wp14:editId="43BA152A">
                <wp:simplePos x="0" y="0"/>
                <wp:positionH relativeFrom="column">
                  <wp:posOffset>459642</wp:posOffset>
                </wp:positionH>
                <wp:positionV relativeFrom="page">
                  <wp:posOffset>10158730</wp:posOffset>
                </wp:positionV>
                <wp:extent cx="2109470" cy="366395"/>
                <wp:effectExtent l="0" t="0" r="0" b="0"/>
                <wp:wrapTopAndBottom/>
                <wp:docPr id="54165671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09470" cy="3663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E9AB7B" w14:textId="5B84A4AE" w:rsidR="00682F13" w:rsidRPr="001D33B7" w:rsidRDefault="00682F13" w:rsidP="00682F13">
                            <w:pPr>
                              <w:bidi w:val="0"/>
                              <w:rPr>
                                <w:rFonts w:asciiTheme="majorBidi" w:hAnsiTheme="majorBidi" w:cstheme="majorBidi"/>
                                <w:i/>
                                <w:iCs/>
                                <w:lang w:bidi="ar-SA"/>
                              </w:rPr>
                            </w:pPr>
                            <w:r w:rsidRPr="001D33B7">
                              <w:rPr>
                                <w:rFonts w:asciiTheme="majorBidi" w:hAnsiTheme="majorBidi" w:cstheme="majorBidi"/>
                                <w:i/>
                                <w:iCs/>
                                <w:lang w:bidi="ar-SA"/>
                              </w:rPr>
                              <w:t xml:space="preserve">Figure </w:t>
                            </w:r>
                            <w:r w:rsidR="00895FE6">
                              <w:rPr>
                                <w:rFonts w:asciiTheme="majorBidi" w:hAnsiTheme="majorBidi" w:cstheme="majorBidi"/>
                                <w:i/>
                                <w:iCs/>
                                <w:lang w:bidi="ar-SA"/>
                              </w:rPr>
                              <w:t>10</w:t>
                            </w:r>
                            <w:r>
                              <w:rPr>
                                <w:rFonts w:asciiTheme="majorBidi" w:hAnsiTheme="majorBidi" w:cstheme="majorBidi"/>
                                <w:i/>
                                <w:iCs/>
                                <w:lang w:bidi="ar-SA"/>
                              </w:rPr>
                              <w:t xml:space="preserve">: About </w:t>
                            </w:r>
                            <w:r w:rsidRPr="001D33B7">
                              <w:rPr>
                                <w:rFonts w:asciiTheme="majorBidi" w:hAnsiTheme="majorBidi" w:cstheme="majorBidi"/>
                                <w:i/>
                                <w:iCs/>
                                <w:lang w:bidi="ar-SA"/>
                              </w:rPr>
                              <w:t>page</w:t>
                            </w:r>
                          </w:p>
                        </w:txbxContent>
                      </wps:txbx>
                      <wps:bodyPr rot="0" vert="horz" wrap="square" lIns="91440" tIns="45720" rIns="91440" bIns="45720" anchor="t" anchorCtr="0">
                        <a:spAutoFit/>
                      </wps:bodyPr>
                    </wps:wsp>
                  </a:graphicData>
                </a:graphic>
              </wp:anchor>
            </w:drawing>
          </mc:Choice>
          <mc:Fallback>
            <w:pict>
              <v:shape w14:anchorId="0158B8E7" id="_x0000_s1030" type="#_x0000_t202" style="position:absolute;left:0;text-align:left;margin-left:36.2pt;margin-top:799.9pt;width:166.1pt;height:28.85pt;flip:x;z-index:251658241;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" filled="f" stroked="f">
                <v:textbox style="mso-fit-shape-to-text:t">
                  <w:txbxContent>
                    <w:p w14:paraId="27E9AB7B" w14:textId="5B84A4AE" w:rsidR="00682F13" w:rsidRPr="001D33B7" w:rsidRDefault="00682F13" w:rsidP="00682F13">
                      <w:pPr>
                        <w:bidi w:val="0"/>
                        <w:rPr>
                          <w:rFonts w:asciiTheme="majorBidi" w:hAnsiTheme="majorBidi" w:cstheme="majorBidi"/>
                          <w:i/>
                          <w:iCs/>
                          <w:lang w:bidi="ar-SA"/>
                        </w:rPr>
                      </w:pPr>
                      <w:r w:rsidRPr="001D33B7">
                        <w:rPr>
                          <w:rFonts w:asciiTheme="majorBidi" w:hAnsiTheme="majorBidi" w:cstheme="majorBidi"/>
                          <w:i/>
                          <w:iCs/>
                          <w:lang w:bidi="ar-SA"/>
                        </w:rPr>
                        <w:t xml:space="preserve">Figure </w:t>
                      </w:r>
                      <w:r w:rsidR="00895FE6">
                        <w:rPr>
                          <w:rFonts w:asciiTheme="majorBidi" w:hAnsiTheme="majorBidi" w:cstheme="majorBidi"/>
                          <w:i/>
                          <w:iCs/>
                          <w:lang w:bidi="ar-SA"/>
                        </w:rPr>
                        <w:t>10</w:t>
                      </w:r>
                      <w:r>
                        <w:rPr>
                          <w:rFonts w:asciiTheme="majorBidi" w:hAnsiTheme="majorBidi" w:cstheme="majorBidi"/>
                          <w:i/>
                          <w:iCs/>
                          <w:lang w:bidi="ar-SA"/>
                        </w:rPr>
                        <w:t xml:space="preserve">: About </w:t>
                      </w:r>
                      <w:r w:rsidRPr="001D33B7">
                        <w:rPr>
                          <w:rFonts w:asciiTheme="majorBidi" w:hAnsiTheme="majorBidi" w:cstheme="majorBidi"/>
                          <w:i/>
                          <w:iCs/>
                          <w:lang w:bidi="ar-SA"/>
                        </w:rPr>
                        <w:t>page</w:t>
                      </w:r>
                    </w:p>
                  </w:txbxContent>
                </v:textbox>
                <w10:wrap type="topAndBottom" anchory="page"/>
              </v:shape>
            </w:pict>
          </mc:Fallback>
        </mc:AlternateContent>
      </w:r>
      <w:r w:rsidRPr="00600A1F">
        <w:rPr>
          <w:rFonts w:asciiTheme="majorBidi" w:hAnsiTheme="majorBidi" w:cstheme="majorBidi"/>
          <w:noProof/>
          <w:sz w:val="24"/>
          <w:szCs w:val="24"/>
        </w:rPr>
        <w:drawing>
          <wp:anchor distT="0" distB="0" distL="114300" distR="114300" simplePos="0" relativeHeight="251658240" behindDoc="0" locked="0" layoutInCell="1" allowOverlap="1" wp14:anchorId="54CABC48" wp14:editId="00A5FB2A">
            <wp:simplePos x="0" y="0"/>
            <wp:positionH relativeFrom="margin">
              <wp:posOffset>460375</wp:posOffset>
            </wp:positionH>
            <wp:positionV relativeFrom="margin">
              <wp:posOffset>5626735</wp:posOffset>
            </wp:positionV>
            <wp:extent cx="3108960" cy="3617595"/>
            <wp:effectExtent l="0" t="0" r="0" b="1905"/>
            <wp:wrapTopAndBottom/>
            <wp:docPr id="1084375012"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08960" cy="3617595"/>
                    </a:xfrm>
                    <a:prstGeom prst="rect">
                      <a:avLst/>
                    </a:prstGeom>
                    <a:noFill/>
                  </pic:spPr>
                </pic:pic>
              </a:graphicData>
            </a:graphic>
            <wp14:sizeRelH relativeFrom="margin">
              <wp14:pctWidth>0</wp14:pctWidth>
            </wp14:sizeRelH>
            <wp14:sizeRelV relativeFrom="margin">
              <wp14:pctHeight>0</wp14:pctHeight>
            </wp14:sizeRelV>
          </wp:anchor>
        </w:drawing>
      </w:r>
      <w:r w:rsidRPr="00600A1F">
        <w:rPr>
          <w:rFonts w:asciiTheme="majorBidi" w:hAnsiTheme="majorBidi" w:cstheme="majorBidi"/>
          <w:sz w:val="24"/>
          <w:szCs w:val="24"/>
        </w:rPr>
        <w:t>The About page explains the goal and technology behind the platform. It covers the purpose of the project</w:t>
      </w:r>
      <w:r w:rsidRPr="00600A1F">
        <w:rPr>
          <w:rFonts w:asciiTheme="majorBidi" w:hAnsiTheme="majorBidi" w:cstheme="majorBidi"/>
          <w:b/>
          <w:bCs/>
          <w:sz w:val="24"/>
          <w:szCs w:val="24"/>
        </w:rPr>
        <w:t xml:space="preserve">, </w:t>
      </w:r>
      <w:r w:rsidRPr="00600A1F">
        <w:rPr>
          <w:rFonts w:asciiTheme="majorBidi" w:hAnsiTheme="majorBidi" w:cstheme="majorBidi"/>
          <w:sz w:val="24"/>
          <w:szCs w:val="24"/>
        </w:rPr>
        <w:t>how the system works</w:t>
      </w:r>
      <w:r w:rsidRPr="00600A1F">
        <w:rPr>
          <w:rFonts w:asciiTheme="majorBidi" w:hAnsiTheme="majorBidi" w:cstheme="majorBidi"/>
          <w:b/>
          <w:bCs/>
          <w:sz w:val="24"/>
          <w:szCs w:val="24"/>
        </w:rPr>
        <w:t xml:space="preserve">, </w:t>
      </w:r>
      <w:r w:rsidRPr="00600A1F">
        <w:rPr>
          <w:rFonts w:asciiTheme="majorBidi" w:hAnsiTheme="majorBidi" w:cstheme="majorBidi"/>
          <w:sz w:val="24"/>
          <w:szCs w:val="24"/>
        </w:rPr>
        <w:t>the cities and property types supported</w:t>
      </w:r>
      <w:r w:rsidRPr="00600A1F">
        <w:rPr>
          <w:rFonts w:asciiTheme="majorBidi" w:hAnsiTheme="majorBidi" w:cstheme="majorBidi"/>
          <w:b/>
          <w:bCs/>
          <w:sz w:val="24"/>
          <w:szCs w:val="24"/>
        </w:rPr>
        <w:t xml:space="preserve">, </w:t>
      </w:r>
      <w:r w:rsidRPr="00600A1F">
        <w:rPr>
          <w:rFonts w:asciiTheme="majorBidi" w:hAnsiTheme="majorBidi" w:cstheme="majorBidi"/>
          <w:sz w:val="24"/>
          <w:szCs w:val="24"/>
        </w:rPr>
        <w:t>key features of the platform</w:t>
      </w:r>
      <w:r w:rsidRPr="00600A1F">
        <w:rPr>
          <w:rFonts w:asciiTheme="majorBidi" w:hAnsiTheme="majorBidi" w:cstheme="majorBidi"/>
          <w:b/>
          <w:bCs/>
          <w:sz w:val="24"/>
          <w:szCs w:val="24"/>
        </w:rPr>
        <w:t xml:space="preserve"> </w:t>
      </w:r>
      <w:r w:rsidRPr="00600A1F">
        <w:rPr>
          <w:rFonts w:asciiTheme="majorBidi" w:hAnsiTheme="majorBidi" w:cstheme="majorBidi"/>
          <w:sz w:val="24"/>
          <w:szCs w:val="24"/>
        </w:rPr>
        <w:t>and the creators of the platform.</w:t>
      </w:r>
    </w:p>
    <w:p w14:paraId="6E673530" w14:textId="77777777" w:rsidR="00682F13" w:rsidRPr="001827C3" w:rsidRDefault="00682F13" w:rsidP="00507EDA">
      <w:pPr>
        <w:pStyle w:val="ae"/>
        <w:numPr>
          <w:ilvl w:val="0"/>
          <w:numId w:val="14"/>
        </w:numPr>
        <w:bidi w:val="0"/>
        <w:rPr>
          <w:rFonts w:asciiTheme="majorBidi" w:eastAsia="Times New Roman" w:hAnsiTheme="majorBidi" w:cstheme="majorBidi"/>
          <w:b/>
          <w:bCs/>
          <w:kern w:val="36"/>
          <w:sz w:val="28"/>
          <w:szCs w:val="28"/>
        </w:rPr>
      </w:pPr>
      <w:bookmarkStart w:id="48" w:name="_Ref204337159"/>
      <w:r w:rsidRPr="001827C3">
        <w:rPr>
          <w:rFonts w:asciiTheme="majorBidi" w:eastAsia="Times New Roman" w:hAnsiTheme="majorBidi" w:cstheme="majorBidi"/>
          <w:b/>
          <w:bCs/>
          <w:kern w:val="36"/>
          <w:sz w:val="28"/>
          <w:szCs w:val="28"/>
        </w:rPr>
        <w:lastRenderedPageBreak/>
        <w:t>Maintenance Guide</w:t>
      </w:r>
      <w:bookmarkEnd w:id="48"/>
    </w:p>
    <w:p w14:paraId="087066A8" w14:textId="77777777" w:rsidR="00682F13" w:rsidRPr="00FB5044" w:rsidRDefault="00682F13" w:rsidP="00507EDA">
      <w:pPr>
        <w:pStyle w:val="ae"/>
        <w:numPr>
          <w:ilvl w:val="1"/>
          <w:numId w:val="15"/>
        </w:numPr>
        <w:bidi w:val="0"/>
        <w:rPr>
          <w:rFonts w:asciiTheme="majorBidi" w:hAnsiTheme="majorBidi" w:cstheme="majorBidi"/>
          <w:b/>
          <w:bCs/>
          <w:sz w:val="28"/>
          <w:szCs w:val="28"/>
        </w:rPr>
      </w:pPr>
      <w:bookmarkStart w:id="49" w:name="_Ref204337176"/>
      <w:r w:rsidRPr="00FB5044">
        <w:rPr>
          <w:rFonts w:asciiTheme="majorBidi" w:hAnsiTheme="majorBidi" w:cstheme="majorBidi"/>
          <w:b/>
          <w:bCs/>
          <w:sz w:val="28"/>
          <w:szCs w:val="28"/>
        </w:rPr>
        <w:t>System Requirements</w:t>
      </w:r>
      <w:bookmarkEnd w:id="49"/>
    </w:p>
    <w:p w14:paraId="5B1EE404" w14:textId="77777777" w:rsidR="00682F13" w:rsidRPr="00C94F53" w:rsidRDefault="00682F13" w:rsidP="00507EDA">
      <w:pPr>
        <w:pStyle w:val="ae"/>
        <w:numPr>
          <w:ilvl w:val="2"/>
          <w:numId w:val="15"/>
        </w:numPr>
        <w:bidi w:val="0"/>
        <w:rPr>
          <w:rFonts w:asciiTheme="majorBidi" w:hAnsiTheme="majorBidi" w:cstheme="majorBidi"/>
          <w:b/>
          <w:bCs/>
          <w:sz w:val="28"/>
          <w:szCs w:val="28"/>
        </w:rPr>
      </w:pPr>
      <w:bookmarkStart w:id="50" w:name="_Ref204337193"/>
      <w:r w:rsidRPr="00C94F53">
        <w:rPr>
          <w:rFonts w:asciiTheme="majorBidi" w:hAnsiTheme="majorBidi" w:cstheme="majorBidi"/>
          <w:b/>
          <w:bCs/>
          <w:sz w:val="28"/>
          <w:szCs w:val="28"/>
        </w:rPr>
        <w:t>Backend (Server – ServerFlask folder)</w:t>
      </w:r>
      <w:bookmarkEnd w:id="50"/>
    </w:p>
    <w:p w14:paraId="4B1E5501" w14:textId="77777777" w:rsidR="00682F13" w:rsidRPr="00FB5044" w:rsidRDefault="00682F13" w:rsidP="00507EDA">
      <w:pPr>
        <w:pStyle w:val="ae"/>
        <w:numPr>
          <w:ilvl w:val="0"/>
          <w:numId w:val="12"/>
        </w:numPr>
        <w:bidi w:val="0"/>
        <w:rPr>
          <w:rFonts w:asciiTheme="majorBidi" w:hAnsiTheme="majorBidi" w:cstheme="majorBidi"/>
          <w:sz w:val="28"/>
          <w:szCs w:val="28"/>
        </w:rPr>
      </w:pPr>
      <w:r w:rsidRPr="00FB5044">
        <w:rPr>
          <w:rFonts w:asciiTheme="majorBidi" w:hAnsiTheme="majorBidi" w:cstheme="majorBidi"/>
          <w:sz w:val="28"/>
          <w:szCs w:val="28"/>
        </w:rPr>
        <w:t>Language: Python</w:t>
      </w:r>
    </w:p>
    <w:p w14:paraId="65AFE240" w14:textId="77777777" w:rsidR="00682F13" w:rsidRPr="00FB5044" w:rsidRDefault="00682F13" w:rsidP="00507EDA">
      <w:pPr>
        <w:pStyle w:val="ae"/>
        <w:numPr>
          <w:ilvl w:val="0"/>
          <w:numId w:val="12"/>
        </w:numPr>
        <w:bidi w:val="0"/>
        <w:rPr>
          <w:rFonts w:asciiTheme="majorBidi" w:hAnsiTheme="majorBidi" w:cstheme="majorBidi"/>
          <w:sz w:val="28"/>
          <w:szCs w:val="28"/>
        </w:rPr>
      </w:pPr>
      <w:r w:rsidRPr="00FB5044">
        <w:rPr>
          <w:rFonts w:asciiTheme="majorBidi" w:hAnsiTheme="majorBidi" w:cstheme="majorBidi"/>
          <w:sz w:val="28"/>
          <w:szCs w:val="28"/>
        </w:rPr>
        <w:t>Python version: 3.12 or higher</w:t>
      </w:r>
    </w:p>
    <w:p w14:paraId="278797C1" w14:textId="77777777" w:rsidR="00682F13" w:rsidRPr="00FB5044" w:rsidRDefault="00682F13" w:rsidP="00507EDA">
      <w:pPr>
        <w:pStyle w:val="ae"/>
        <w:numPr>
          <w:ilvl w:val="0"/>
          <w:numId w:val="12"/>
        </w:numPr>
        <w:bidi w:val="0"/>
        <w:rPr>
          <w:rFonts w:asciiTheme="majorBidi" w:hAnsiTheme="majorBidi" w:cstheme="majorBidi"/>
          <w:sz w:val="28"/>
          <w:szCs w:val="28"/>
        </w:rPr>
      </w:pPr>
      <w:r w:rsidRPr="001D3E2F">
        <w:rPr>
          <w:rFonts w:asciiTheme="majorBidi" w:hAnsiTheme="majorBidi" w:cstheme="majorBidi"/>
          <w:sz w:val="28"/>
          <w:szCs w:val="28"/>
        </w:rPr>
        <w:t>Main file: server.py</w:t>
      </w:r>
    </w:p>
    <w:p w14:paraId="17D58D2D" w14:textId="77777777" w:rsidR="00682F13" w:rsidRPr="00FB5044" w:rsidRDefault="00682F13" w:rsidP="00507EDA">
      <w:pPr>
        <w:pStyle w:val="ae"/>
        <w:numPr>
          <w:ilvl w:val="0"/>
          <w:numId w:val="12"/>
        </w:numPr>
        <w:bidi w:val="0"/>
        <w:rPr>
          <w:rFonts w:asciiTheme="majorBidi" w:hAnsiTheme="majorBidi" w:cstheme="majorBidi"/>
          <w:sz w:val="28"/>
          <w:szCs w:val="28"/>
        </w:rPr>
      </w:pPr>
      <w:r w:rsidRPr="001D3E2F">
        <w:rPr>
          <w:rFonts w:asciiTheme="majorBidi" w:hAnsiTheme="majorBidi" w:cstheme="majorBidi"/>
          <w:sz w:val="28"/>
          <w:szCs w:val="28"/>
        </w:rPr>
        <w:t>Model file: apartment_price_model.pkl (pre-trained machine learning model)</w:t>
      </w:r>
    </w:p>
    <w:p w14:paraId="7695A474" w14:textId="77777777" w:rsidR="00682F13" w:rsidRPr="00FB5044" w:rsidRDefault="00682F13" w:rsidP="00507EDA">
      <w:pPr>
        <w:pStyle w:val="ae"/>
        <w:numPr>
          <w:ilvl w:val="0"/>
          <w:numId w:val="12"/>
        </w:numPr>
        <w:bidi w:val="0"/>
        <w:rPr>
          <w:rFonts w:asciiTheme="majorBidi" w:hAnsiTheme="majorBidi" w:cstheme="majorBidi"/>
          <w:sz w:val="28"/>
          <w:szCs w:val="28"/>
        </w:rPr>
      </w:pPr>
      <w:r w:rsidRPr="001D3E2F">
        <w:rPr>
          <w:rFonts w:asciiTheme="majorBidi" w:hAnsiTheme="majorBidi" w:cstheme="majorBidi"/>
          <w:sz w:val="28"/>
          <w:szCs w:val="28"/>
        </w:rPr>
        <w:t>Required Libraries (installed via requirements.txt):</w:t>
      </w:r>
    </w:p>
    <w:p w14:paraId="65D2DD51" w14:textId="77777777" w:rsidR="00682F13" w:rsidRPr="00FB5044" w:rsidRDefault="00682F13" w:rsidP="00507EDA">
      <w:pPr>
        <w:pStyle w:val="ae"/>
        <w:numPr>
          <w:ilvl w:val="1"/>
          <w:numId w:val="12"/>
        </w:numPr>
        <w:bidi w:val="0"/>
        <w:rPr>
          <w:rFonts w:asciiTheme="majorBidi" w:hAnsiTheme="majorBidi" w:cstheme="majorBidi"/>
          <w:sz w:val="28"/>
          <w:szCs w:val="28"/>
        </w:rPr>
      </w:pPr>
      <w:r w:rsidRPr="001D3E2F">
        <w:rPr>
          <w:rFonts w:asciiTheme="majorBidi" w:hAnsiTheme="majorBidi" w:cstheme="majorBidi"/>
          <w:sz w:val="28"/>
          <w:szCs w:val="28"/>
        </w:rPr>
        <w:t>Flask</w:t>
      </w:r>
    </w:p>
    <w:p w14:paraId="65814AE9" w14:textId="77777777" w:rsidR="00682F13" w:rsidRPr="00FB5044" w:rsidRDefault="00682F13" w:rsidP="00507EDA">
      <w:pPr>
        <w:pStyle w:val="ae"/>
        <w:numPr>
          <w:ilvl w:val="1"/>
          <w:numId w:val="12"/>
        </w:numPr>
        <w:bidi w:val="0"/>
        <w:rPr>
          <w:rFonts w:asciiTheme="majorBidi" w:hAnsiTheme="majorBidi" w:cstheme="majorBidi"/>
          <w:sz w:val="28"/>
          <w:szCs w:val="28"/>
        </w:rPr>
      </w:pPr>
      <w:r w:rsidRPr="00FB5044">
        <w:rPr>
          <w:rFonts w:asciiTheme="majorBidi" w:hAnsiTheme="majorBidi" w:cstheme="majorBidi"/>
          <w:sz w:val="28"/>
          <w:szCs w:val="28"/>
        </w:rPr>
        <w:t>F</w:t>
      </w:r>
      <w:r w:rsidRPr="001D3E2F">
        <w:rPr>
          <w:rFonts w:asciiTheme="majorBidi" w:hAnsiTheme="majorBidi" w:cstheme="majorBidi"/>
          <w:sz w:val="28"/>
          <w:szCs w:val="28"/>
        </w:rPr>
        <w:t>lask-cors</w:t>
      </w:r>
    </w:p>
    <w:p w14:paraId="2C23A85C" w14:textId="77777777" w:rsidR="00682F13" w:rsidRPr="00FB5044" w:rsidRDefault="00682F13" w:rsidP="00507EDA">
      <w:pPr>
        <w:pStyle w:val="ae"/>
        <w:numPr>
          <w:ilvl w:val="1"/>
          <w:numId w:val="12"/>
        </w:numPr>
        <w:bidi w:val="0"/>
        <w:rPr>
          <w:rFonts w:asciiTheme="majorBidi" w:hAnsiTheme="majorBidi" w:cstheme="majorBidi"/>
          <w:sz w:val="28"/>
          <w:szCs w:val="28"/>
        </w:rPr>
      </w:pPr>
      <w:r w:rsidRPr="001D3E2F">
        <w:rPr>
          <w:rFonts w:asciiTheme="majorBidi" w:hAnsiTheme="majorBidi" w:cstheme="majorBidi"/>
          <w:sz w:val="28"/>
          <w:szCs w:val="28"/>
        </w:rPr>
        <w:t>pandas</w:t>
      </w:r>
    </w:p>
    <w:p w14:paraId="6EFE917C" w14:textId="77777777" w:rsidR="00682F13" w:rsidRPr="00FB5044" w:rsidRDefault="00682F13" w:rsidP="00507EDA">
      <w:pPr>
        <w:pStyle w:val="ae"/>
        <w:numPr>
          <w:ilvl w:val="1"/>
          <w:numId w:val="12"/>
        </w:numPr>
        <w:bidi w:val="0"/>
        <w:rPr>
          <w:rFonts w:asciiTheme="majorBidi" w:hAnsiTheme="majorBidi" w:cstheme="majorBidi"/>
          <w:sz w:val="28"/>
          <w:szCs w:val="28"/>
        </w:rPr>
      </w:pPr>
      <w:r w:rsidRPr="001D3E2F">
        <w:rPr>
          <w:rFonts w:asciiTheme="majorBidi" w:hAnsiTheme="majorBidi" w:cstheme="majorBidi"/>
          <w:sz w:val="28"/>
          <w:szCs w:val="28"/>
        </w:rPr>
        <w:t>joblib</w:t>
      </w:r>
    </w:p>
    <w:p w14:paraId="37202780" w14:textId="77777777" w:rsidR="00682F13" w:rsidRPr="00FB5044" w:rsidRDefault="00682F13" w:rsidP="00507EDA">
      <w:pPr>
        <w:pStyle w:val="ae"/>
        <w:numPr>
          <w:ilvl w:val="1"/>
          <w:numId w:val="12"/>
        </w:numPr>
        <w:bidi w:val="0"/>
        <w:rPr>
          <w:rFonts w:asciiTheme="majorBidi" w:hAnsiTheme="majorBidi" w:cstheme="majorBidi"/>
          <w:sz w:val="28"/>
          <w:szCs w:val="28"/>
        </w:rPr>
      </w:pPr>
      <w:r w:rsidRPr="001D3E2F">
        <w:rPr>
          <w:rFonts w:asciiTheme="majorBidi" w:hAnsiTheme="majorBidi" w:cstheme="majorBidi"/>
          <w:sz w:val="28"/>
          <w:szCs w:val="28"/>
        </w:rPr>
        <w:t>scikit-learn</w:t>
      </w:r>
    </w:p>
    <w:p w14:paraId="6798313D" w14:textId="77777777" w:rsidR="00682F13" w:rsidRPr="00C94F53" w:rsidRDefault="00682F13" w:rsidP="00507EDA">
      <w:pPr>
        <w:pStyle w:val="ae"/>
        <w:numPr>
          <w:ilvl w:val="2"/>
          <w:numId w:val="15"/>
        </w:numPr>
        <w:bidi w:val="0"/>
        <w:rPr>
          <w:rFonts w:asciiTheme="majorBidi" w:hAnsiTheme="majorBidi" w:cstheme="majorBidi"/>
          <w:b/>
          <w:bCs/>
          <w:sz w:val="28"/>
          <w:szCs w:val="28"/>
        </w:rPr>
      </w:pPr>
      <w:bookmarkStart w:id="51" w:name="_Ref204337201"/>
      <w:r w:rsidRPr="00C94F53">
        <w:rPr>
          <w:rFonts w:asciiTheme="majorBidi" w:hAnsiTheme="majorBidi" w:cstheme="majorBidi"/>
          <w:b/>
          <w:bCs/>
          <w:sz w:val="28"/>
          <w:szCs w:val="28"/>
        </w:rPr>
        <w:t>Frontend (Client – real-estate-app folder)</w:t>
      </w:r>
      <w:bookmarkEnd w:id="51"/>
    </w:p>
    <w:p w14:paraId="54A5E5E6" w14:textId="77777777" w:rsidR="00682F13" w:rsidRPr="00FB5044" w:rsidRDefault="00682F13" w:rsidP="00507EDA">
      <w:pPr>
        <w:pStyle w:val="ae"/>
        <w:numPr>
          <w:ilvl w:val="0"/>
          <w:numId w:val="12"/>
        </w:numPr>
        <w:bidi w:val="0"/>
        <w:rPr>
          <w:rFonts w:asciiTheme="majorBidi" w:hAnsiTheme="majorBidi" w:cstheme="majorBidi"/>
          <w:b/>
          <w:bCs/>
          <w:sz w:val="28"/>
          <w:szCs w:val="28"/>
        </w:rPr>
      </w:pPr>
      <w:r w:rsidRPr="001D3E2F">
        <w:rPr>
          <w:rFonts w:asciiTheme="majorBidi" w:hAnsiTheme="majorBidi" w:cstheme="majorBidi"/>
          <w:sz w:val="28"/>
          <w:szCs w:val="28"/>
        </w:rPr>
        <w:t>Framework: React.js</w:t>
      </w:r>
    </w:p>
    <w:p w14:paraId="7B71823E" w14:textId="77777777" w:rsidR="00682F13" w:rsidRPr="00FB5044" w:rsidRDefault="00682F13" w:rsidP="00507EDA">
      <w:pPr>
        <w:pStyle w:val="ae"/>
        <w:numPr>
          <w:ilvl w:val="0"/>
          <w:numId w:val="12"/>
        </w:numPr>
        <w:bidi w:val="0"/>
        <w:rPr>
          <w:rFonts w:asciiTheme="majorBidi" w:hAnsiTheme="majorBidi" w:cstheme="majorBidi"/>
          <w:b/>
          <w:bCs/>
          <w:sz w:val="28"/>
          <w:szCs w:val="28"/>
        </w:rPr>
      </w:pPr>
      <w:r w:rsidRPr="001D3E2F">
        <w:rPr>
          <w:rFonts w:asciiTheme="majorBidi" w:hAnsiTheme="majorBidi" w:cstheme="majorBidi"/>
          <w:sz w:val="28"/>
          <w:szCs w:val="28"/>
        </w:rPr>
        <w:t>Styling: Tailwind CSS (configured via index.css)</w:t>
      </w:r>
    </w:p>
    <w:p w14:paraId="4C9E6E9F" w14:textId="77777777" w:rsidR="00682F13" w:rsidRPr="00FB5044" w:rsidRDefault="00682F13" w:rsidP="00507EDA">
      <w:pPr>
        <w:pStyle w:val="ae"/>
        <w:numPr>
          <w:ilvl w:val="0"/>
          <w:numId w:val="12"/>
        </w:numPr>
        <w:bidi w:val="0"/>
        <w:rPr>
          <w:rFonts w:asciiTheme="majorBidi" w:hAnsiTheme="majorBidi" w:cstheme="majorBidi"/>
          <w:b/>
          <w:bCs/>
          <w:sz w:val="28"/>
          <w:szCs w:val="28"/>
        </w:rPr>
      </w:pPr>
      <w:r w:rsidRPr="001D3E2F">
        <w:rPr>
          <w:rFonts w:asciiTheme="majorBidi" w:hAnsiTheme="majorBidi" w:cstheme="majorBidi"/>
          <w:sz w:val="28"/>
          <w:szCs w:val="28"/>
        </w:rPr>
        <w:t>Node.js version: v16 or higher</w:t>
      </w:r>
    </w:p>
    <w:p w14:paraId="7506AB64" w14:textId="77777777" w:rsidR="00682F13" w:rsidRPr="00FB5044" w:rsidRDefault="00682F13" w:rsidP="00507EDA">
      <w:pPr>
        <w:pStyle w:val="ae"/>
        <w:numPr>
          <w:ilvl w:val="0"/>
          <w:numId w:val="12"/>
        </w:numPr>
        <w:bidi w:val="0"/>
        <w:rPr>
          <w:rFonts w:asciiTheme="majorBidi" w:hAnsiTheme="majorBidi" w:cstheme="majorBidi"/>
          <w:b/>
          <w:bCs/>
          <w:sz w:val="28"/>
          <w:szCs w:val="28"/>
        </w:rPr>
      </w:pPr>
      <w:r w:rsidRPr="001D3E2F">
        <w:rPr>
          <w:rFonts w:asciiTheme="majorBidi" w:hAnsiTheme="majorBidi" w:cstheme="majorBidi"/>
          <w:sz w:val="28"/>
          <w:szCs w:val="28"/>
        </w:rPr>
        <w:t>Bundler: Vite</w:t>
      </w:r>
    </w:p>
    <w:p w14:paraId="1BEA0F2B" w14:textId="77777777" w:rsidR="00682F13" w:rsidRPr="00FB5044" w:rsidRDefault="00682F13" w:rsidP="00507EDA">
      <w:pPr>
        <w:pStyle w:val="ae"/>
        <w:numPr>
          <w:ilvl w:val="0"/>
          <w:numId w:val="12"/>
        </w:numPr>
        <w:bidi w:val="0"/>
        <w:rPr>
          <w:rFonts w:asciiTheme="majorBidi" w:hAnsiTheme="majorBidi" w:cstheme="majorBidi"/>
          <w:b/>
          <w:bCs/>
          <w:sz w:val="28"/>
          <w:szCs w:val="28"/>
        </w:rPr>
      </w:pPr>
      <w:r w:rsidRPr="001D3E2F">
        <w:rPr>
          <w:rFonts w:asciiTheme="majorBidi" w:hAnsiTheme="majorBidi" w:cstheme="majorBidi"/>
          <w:sz w:val="28"/>
          <w:szCs w:val="28"/>
        </w:rPr>
        <w:t>Required Dependencies (installed via npm install):</w:t>
      </w:r>
    </w:p>
    <w:p w14:paraId="7D54B790" w14:textId="77777777" w:rsidR="00682F13" w:rsidRPr="00FB5044" w:rsidRDefault="00682F13" w:rsidP="00507EDA">
      <w:pPr>
        <w:pStyle w:val="ae"/>
        <w:numPr>
          <w:ilvl w:val="1"/>
          <w:numId w:val="12"/>
        </w:numPr>
        <w:bidi w:val="0"/>
        <w:rPr>
          <w:rFonts w:asciiTheme="majorBidi" w:hAnsiTheme="majorBidi" w:cstheme="majorBidi"/>
          <w:b/>
          <w:bCs/>
          <w:sz w:val="28"/>
          <w:szCs w:val="28"/>
        </w:rPr>
      </w:pPr>
      <w:r w:rsidRPr="001D3E2F">
        <w:rPr>
          <w:rFonts w:asciiTheme="majorBidi" w:hAnsiTheme="majorBidi" w:cstheme="majorBidi"/>
          <w:sz w:val="28"/>
          <w:szCs w:val="28"/>
        </w:rPr>
        <w:t>react, react-dom, lucide-react</w:t>
      </w:r>
    </w:p>
    <w:p w14:paraId="36131270" w14:textId="77777777" w:rsidR="00682F13" w:rsidRPr="00FB5044" w:rsidRDefault="00682F13" w:rsidP="00507EDA">
      <w:pPr>
        <w:pStyle w:val="ae"/>
        <w:numPr>
          <w:ilvl w:val="1"/>
          <w:numId w:val="12"/>
        </w:numPr>
        <w:bidi w:val="0"/>
        <w:rPr>
          <w:rFonts w:asciiTheme="majorBidi" w:hAnsiTheme="majorBidi" w:cstheme="majorBidi"/>
          <w:b/>
          <w:bCs/>
          <w:sz w:val="28"/>
          <w:szCs w:val="28"/>
        </w:rPr>
      </w:pPr>
      <w:r w:rsidRPr="001D3E2F">
        <w:rPr>
          <w:rFonts w:asciiTheme="majorBidi" w:hAnsiTheme="majorBidi" w:cstheme="majorBidi"/>
          <w:sz w:val="28"/>
          <w:szCs w:val="28"/>
        </w:rPr>
        <w:t>tailwindcss, vite</w:t>
      </w:r>
      <w:r w:rsidRPr="00FB5044">
        <w:rPr>
          <w:rFonts w:asciiTheme="majorBidi" w:hAnsiTheme="majorBidi" w:cstheme="majorBidi"/>
          <w:sz w:val="28"/>
          <w:szCs w:val="28"/>
        </w:rPr>
        <w:t xml:space="preserve"> and development tools (eslint, postcss, etc.)</w:t>
      </w:r>
    </w:p>
    <w:p w14:paraId="14B727BC" w14:textId="77777777" w:rsidR="00682F13" w:rsidRPr="00FB5044" w:rsidRDefault="00682F13" w:rsidP="00682F13">
      <w:pPr>
        <w:bidi w:val="0"/>
        <w:rPr>
          <w:rFonts w:asciiTheme="majorBidi" w:hAnsiTheme="majorBidi" w:cstheme="majorBidi"/>
          <w:sz w:val="28"/>
          <w:szCs w:val="28"/>
        </w:rPr>
      </w:pPr>
    </w:p>
    <w:p w14:paraId="517C10FE" w14:textId="77777777" w:rsidR="00682F13" w:rsidRPr="00FB5044" w:rsidRDefault="00682F13" w:rsidP="00507EDA">
      <w:pPr>
        <w:pStyle w:val="ae"/>
        <w:numPr>
          <w:ilvl w:val="1"/>
          <w:numId w:val="15"/>
        </w:numPr>
        <w:bidi w:val="0"/>
        <w:rPr>
          <w:rFonts w:asciiTheme="majorBidi" w:hAnsiTheme="majorBidi" w:cstheme="majorBidi"/>
          <w:b/>
          <w:bCs/>
          <w:sz w:val="28"/>
          <w:szCs w:val="28"/>
        </w:rPr>
      </w:pPr>
      <w:bookmarkStart w:id="52" w:name="_Ref204337205"/>
      <w:r w:rsidRPr="00FB5044">
        <w:rPr>
          <w:rFonts w:asciiTheme="majorBidi" w:hAnsiTheme="majorBidi" w:cstheme="majorBidi"/>
          <w:b/>
          <w:bCs/>
          <w:sz w:val="28"/>
          <w:szCs w:val="28"/>
        </w:rPr>
        <w:t>Installation Instructions</w:t>
      </w:r>
      <w:bookmarkEnd w:id="52"/>
    </w:p>
    <w:p w14:paraId="1FA4B4DF" w14:textId="77777777" w:rsidR="00682F13" w:rsidRPr="001D3E2F" w:rsidRDefault="00682F13" w:rsidP="00682F13">
      <w:pPr>
        <w:bidi w:val="0"/>
        <w:ind w:firstLine="270"/>
        <w:rPr>
          <w:rFonts w:asciiTheme="majorBidi" w:hAnsiTheme="majorBidi" w:cstheme="majorBidi"/>
          <w:sz w:val="28"/>
          <w:szCs w:val="28"/>
        </w:rPr>
      </w:pPr>
      <w:r w:rsidRPr="001D3E2F">
        <w:rPr>
          <w:rFonts w:asciiTheme="majorBidi" w:hAnsiTheme="majorBidi" w:cstheme="majorBidi"/>
          <w:sz w:val="28"/>
          <w:szCs w:val="28"/>
        </w:rPr>
        <w:t>This project includes two main parts:</w:t>
      </w:r>
    </w:p>
    <w:p w14:paraId="0CBB8543" w14:textId="77777777" w:rsidR="00682F13" w:rsidRPr="00FB5044" w:rsidRDefault="00682F13" w:rsidP="00507EDA">
      <w:pPr>
        <w:pStyle w:val="ae"/>
        <w:numPr>
          <w:ilvl w:val="0"/>
          <w:numId w:val="11"/>
        </w:numPr>
        <w:bidi w:val="0"/>
        <w:rPr>
          <w:rFonts w:asciiTheme="majorBidi" w:hAnsiTheme="majorBidi" w:cstheme="majorBidi"/>
          <w:sz w:val="28"/>
          <w:szCs w:val="28"/>
        </w:rPr>
      </w:pPr>
      <w:r w:rsidRPr="00FB5044">
        <w:rPr>
          <w:rFonts w:asciiTheme="majorBidi" w:hAnsiTheme="majorBidi" w:cstheme="majorBidi"/>
          <w:sz w:val="28"/>
          <w:szCs w:val="28"/>
        </w:rPr>
        <w:t>Backend (Python server) located in the ServerFlask folder</w:t>
      </w:r>
    </w:p>
    <w:p w14:paraId="10F4224D" w14:textId="77777777" w:rsidR="00682F13" w:rsidRPr="00FB5044" w:rsidRDefault="00682F13" w:rsidP="00507EDA">
      <w:pPr>
        <w:pStyle w:val="ae"/>
        <w:numPr>
          <w:ilvl w:val="0"/>
          <w:numId w:val="11"/>
        </w:numPr>
        <w:bidi w:val="0"/>
        <w:rPr>
          <w:rFonts w:asciiTheme="majorBidi" w:hAnsiTheme="majorBidi" w:cstheme="majorBidi"/>
          <w:sz w:val="28"/>
          <w:szCs w:val="28"/>
        </w:rPr>
      </w:pPr>
      <w:r w:rsidRPr="00FB5044">
        <w:rPr>
          <w:rFonts w:asciiTheme="majorBidi" w:hAnsiTheme="majorBidi" w:cstheme="majorBidi"/>
          <w:sz w:val="28"/>
          <w:szCs w:val="28"/>
        </w:rPr>
        <w:t>Frontend (React app) located in the real-estate-app folder</w:t>
      </w:r>
    </w:p>
    <w:p w14:paraId="00D497FA" w14:textId="77777777" w:rsidR="00682F13" w:rsidRPr="00440BA1" w:rsidRDefault="00682F13" w:rsidP="00507EDA">
      <w:pPr>
        <w:pStyle w:val="ae"/>
        <w:numPr>
          <w:ilvl w:val="2"/>
          <w:numId w:val="15"/>
        </w:numPr>
        <w:bidi w:val="0"/>
        <w:rPr>
          <w:rFonts w:asciiTheme="majorBidi" w:hAnsiTheme="majorBidi" w:cstheme="majorBidi"/>
          <w:b/>
          <w:bCs/>
          <w:sz w:val="28"/>
          <w:szCs w:val="28"/>
        </w:rPr>
      </w:pPr>
      <w:bookmarkStart w:id="53" w:name="_Ref204337228"/>
      <w:r w:rsidRPr="00440BA1">
        <w:rPr>
          <w:rFonts w:asciiTheme="majorBidi" w:hAnsiTheme="majorBidi" w:cstheme="majorBidi"/>
          <w:b/>
          <w:bCs/>
          <w:sz w:val="28"/>
          <w:szCs w:val="28"/>
        </w:rPr>
        <w:t>Backend Setup – ServerFlask</w:t>
      </w:r>
      <w:bookmarkEnd w:id="53"/>
    </w:p>
    <w:p w14:paraId="76D7078A" w14:textId="77777777" w:rsidR="00682F13" w:rsidRPr="00FB5044" w:rsidRDefault="00682F13" w:rsidP="00507EDA">
      <w:pPr>
        <w:pStyle w:val="ae"/>
        <w:numPr>
          <w:ilvl w:val="1"/>
          <w:numId w:val="10"/>
        </w:numPr>
        <w:bidi w:val="0"/>
        <w:rPr>
          <w:rFonts w:asciiTheme="majorBidi" w:hAnsiTheme="majorBidi" w:cstheme="majorBidi"/>
          <w:sz w:val="28"/>
          <w:szCs w:val="28"/>
        </w:rPr>
      </w:pPr>
      <w:r w:rsidRPr="00FB5044">
        <w:rPr>
          <w:rFonts w:asciiTheme="majorBidi" w:hAnsiTheme="majorBidi" w:cstheme="majorBidi"/>
          <w:sz w:val="28"/>
          <w:szCs w:val="28"/>
        </w:rPr>
        <w:t>Download the folder:</w:t>
      </w:r>
    </w:p>
    <w:p w14:paraId="32494267" w14:textId="77777777" w:rsidR="00682F13" w:rsidRPr="00FB5044" w:rsidRDefault="00682F13" w:rsidP="00682F13">
      <w:pPr>
        <w:bidi w:val="0"/>
        <w:ind w:firstLine="720"/>
        <w:rPr>
          <w:rFonts w:asciiTheme="majorBidi" w:hAnsiTheme="majorBidi" w:cstheme="majorBidi"/>
          <w:sz w:val="28"/>
          <w:szCs w:val="28"/>
        </w:rPr>
      </w:pPr>
      <w:r w:rsidRPr="001D3E2F">
        <w:rPr>
          <w:rFonts w:asciiTheme="majorBidi" w:hAnsiTheme="majorBidi" w:cstheme="majorBidi"/>
          <w:sz w:val="28"/>
          <w:szCs w:val="28"/>
        </w:rPr>
        <w:t>Go to the GitHub repository:</w:t>
      </w:r>
    </w:p>
    <w:p w14:paraId="3F8545CE" w14:textId="77777777" w:rsidR="00682F13" w:rsidRPr="001D3E2F" w:rsidRDefault="00682F13" w:rsidP="00682F13">
      <w:pPr>
        <w:bidi w:val="0"/>
        <w:ind w:left="1440"/>
        <w:rPr>
          <w:rFonts w:asciiTheme="majorBidi" w:hAnsiTheme="majorBidi" w:cstheme="majorBidi"/>
          <w:sz w:val="28"/>
          <w:szCs w:val="28"/>
        </w:rPr>
      </w:pPr>
      <w:hyperlink r:id="rId24" w:history="1">
        <w:r w:rsidRPr="00FB5044">
          <w:rPr>
            <w:rStyle w:val="Hyperlink"/>
            <w:rFonts w:asciiTheme="majorBidi" w:hAnsiTheme="majorBidi" w:cstheme="majorBidi"/>
            <w:sz w:val="28"/>
            <w:szCs w:val="28"/>
          </w:rPr>
          <w:t>https://github.com/Asaad164/FinalProject.git</w:t>
        </w:r>
      </w:hyperlink>
    </w:p>
    <w:p w14:paraId="76D3C840" w14:textId="77777777" w:rsidR="00682F13" w:rsidRPr="001D3E2F" w:rsidRDefault="00682F13" w:rsidP="00682F13">
      <w:pPr>
        <w:bidi w:val="0"/>
        <w:ind w:firstLine="720"/>
        <w:rPr>
          <w:rFonts w:asciiTheme="majorBidi" w:hAnsiTheme="majorBidi" w:cstheme="majorBidi"/>
          <w:sz w:val="28"/>
          <w:szCs w:val="28"/>
        </w:rPr>
      </w:pPr>
      <w:r w:rsidRPr="001D3E2F">
        <w:rPr>
          <w:rFonts w:asciiTheme="majorBidi" w:hAnsiTheme="majorBidi" w:cstheme="majorBidi"/>
          <w:sz w:val="28"/>
          <w:szCs w:val="28"/>
        </w:rPr>
        <w:t>Download or clone the ServerFlask folder.</w:t>
      </w:r>
    </w:p>
    <w:p w14:paraId="35B625FA" w14:textId="77777777" w:rsidR="00682F13" w:rsidRPr="00FB5044" w:rsidRDefault="00682F13" w:rsidP="00507EDA">
      <w:pPr>
        <w:pStyle w:val="ae"/>
        <w:numPr>
          <w:ilvl w:val="1"/>
          <w:numId w:val="10"/>
        </w:numPr>
        <w:bidi w:val="0"/>
        <w:rPr>
          <w:rFonts w:asciiTheme="majorBidi" w:hAnsiTheme="majorBidi" w:cstheme="majorBidi"/>
          <w:sz w:val="28"/>
          <w:szCs w:val="28"/>
        </w:rPr>
      </w:pPr>
      <w:r w:rsidRPr="00FB5044">
        <w:rPr>
          <w:rFonts w:asciiTheme="majorBidi" w:hAnsiTheme="majorBidi" w:cstheme="majorBidi"/>
          <w:sz w:val="28"/>
          <w:szCs w:val="28"/>
        </w:rPr>
        <w:t>Open a terminal in the ServerFlask folder.</w:t>
      </w:r>
    </w:p>
    <w:p w14:paraId="27DBC2DC" w14:textId="77777777" w:rsidR="00682F13" w:rsidRPr="00FB5044" w:rsidRDefault="00682F13" w:rsidP="00682F13">
      <w:pPr>
        <w:pStyle w:val="ae"/>
        <w:bidi w:val="0"/>
        <w:ind w:left="360"/>
        <w:rPr>
          <w:rFonts w:asciiTheme="majorBidi" w:hAnsiTheme="majorBidi" w:cstheme="majorBidi"/>
          <w:sz w:val="28"/>
          <w:szCs w:val="28"/>
        </w:rPr>
      </w:pPr>
    </w:p>
    <w:p w14:paraId="34CF4000" w14:textId="77777777" w:rsidR="00682F13" w:rsidRPr="00FB5044" w:rsidRDefault="00682F13" w:rsidP="00682F13">
      <w:pPr>
        <w:pStyle w:val="ae"/>
        <w:bidi w:val="0"/>
        <w:ind w:left="360"/>
        <w:rPr>
          <w:rFonts w:asciiTheme="majorBidi" w:hAnsiTheme="majorBidi" w:cstheme="majorBidi"/>
          <w:sz w:val="28"/>
          <w:szCs w:val="28"/>
        </w:rPr>
      </w:pPr>
    </w:p>
    <w:p w14:paraId="0DD6FDD2" w14:textId="77777777" w:rsidR="00682F13" w:rsidRPr="00FB5044" w:rsidRDefault="00682F13" w:rsidP="00507EDA">
      <w:pPr>
        <w:pStyle w:val="ae"/>
        <w:numPr>
          <w:ilvl w:val="1"/>
          <w:numId w:val="10"/>
        </w:numPr>
        <w:bidi w:val="0"/>
        <w:rPr>
          <w:rFonts w:asciiTheme="majorBidi" w:hAnsiTheme="majorBidi" w:cstheme="majorBidi"/>
          <w:sz w:val="28"/>
          <w:szCs w:val="28"/>
        </w:rPr>
      </w:pPr>
      <w:r w:rsidRPr="00FB5044">
        <w:rPr>
          <w:rFonts w:asciiTheme="majorBidi" w:hAnsiTheme="majorBidi" w:cstheme="majorBidi"/>
          <w:sz w:val="28"/>
          <w:szCs w:val="28"/>
        </w:rPr>
        <w:t>Install required Python packages.</w:t>
      </w:r>
    </w:p>
    <w:p w14:paraId="0BD40F26" w14:textId="77777777" w:rsidR="00682F13" w:rsidRPr="00FB5044" w:rsidRDefault="00682F13" w:rsidP="00682F13">
      <w:pPr>
        <w:pStyle w:val="ae"/>
        <w:bidi w:val="0"/>
        <w:rPr>
          <w:rFonts w:asciiTheme="majorBidi" w:hAnsiTheme="majorBidi" w:cstheme="majorBidi"/>
          <w:sz w:val="28"/>
          <w:szCs w:val="28"/>
        </w:rPr>
      </w:pPr>
      <w:r w:rsidRPr="00FB5044">
        <w:rPr>
          <w:rFonts w:asciiTheme="majorBidi" w:hAnsiTheme="majorBidi" w:cstheme="majorBidi"/>
          <w:sz w:val="28"/>
          <w:szCs w:val="28"/>
        </w:rPr>
        <w:t>Run:</w:t>
      </w:r>
    </w:p>
    <w:p w14:paraId="6155DE93" w14:textId="77777777" w:rsidR="00682F13" w:rsidRPr="001D3E2F" w:rsidRDefault="00682F13" w:rsidP="00682F13">
      <w:pPr>
        <w:bidi w:val="0"/>
        <w:ind w:left="720" w:firstLine="720"/>
        <w:rPr>
          <w:rFonts w:asciiTheme="majorBidi" w:hAnsiTheme="majorBidi" w:cstheme="majorBidi"/>
          <w:sz w:val="28"/>
          <w:szCs w:val="28"/>
        </w:rPr>
      </w:pPr>
      <w:r w:rsidRPr="001D3E2F">
        <w:rPr>
          <w:rFonts w:asciiTheme="majorBidi" w:hAnsiTheme="majorBidi" w:cstheme="majorBidi"/>
          <w:sz w:val="28"/>
          <w:szCs w:val="28"/>
        </w:rPr>
        <w:t>pip install -r requirements.txt</w:t>
      </w:r>
    </w:p>
    <w:p w14:paraId="364888F7" w14:textId="77777777" w:rsidR="00682F13" w:rsidRPr="00FB5044" w:rsidRDefault="00682F13" w:rsidP="00507EDA">
      <w:pPr>
        <w:pStyle w:val="ae"/>
        <w:numPr>
          <w:ilvl w:val="1"/>
          <w:numId w:val="10"/>
        </w:numPr>
        <w:bidi w:val="0"/>
        <w:rPr>
          <w:rFonts w:asciiTheme="majorBidi" w:hAnsiTheme="majorBidi" w:cstheme="majorBidi"/>
          <w:sz w:val="28"/>
          <w:szCs w:val="28"/>
        </w:rPr>
      </w:pPr>
      <w:r w:rsidRPr="00FB5044">
        <w:rPr>
          <w:rFonts w:asciiTheme="majorBidi" w:hAnsiTheme="majorBidi" w:cstheme="majorBidi"/>
          <w:sz w:val="28"/>
          <w:szCs w:val="28"/>
        </w:rPr>
        <w:t>Make sure the trained model is available.</w:t>
      </w:r>
    </w:p>
    <w:p w14:paraId="17BB4439" w14:textId="77777777" w:rsidR="00682F13" w:rsidRPr="001D3E2F" w:rsidRDefault="00682F13" w:rsidP="00682F13">
      <w:pPr>
        <w:bidi w:val="0"/>
        <w:ind w:left="720"/>
        <w:rPr>
          <w:rFonts w:asciiTheme="majorBidi" w:hAnsiTheme="majorBidi" w:cstheme="majorBidi"/>
          <w:sz w:val="28"/>
          <w:szCs w:val="28"/>
        </w:rPr>
      </w:pPr>
      <w:r w:rsidRPr="001D3E2F">
        <w:rPr>
          <w:rFonts w:asciiTheme="majorBidi" w:hAnsiTheme="majorBidi" w:cstheme="majorBidi"/>
          <w:sz w:val="28"/>
          <w:szCs w:val="28"/>
        </w:rPr>
        <w:t>The file apartment_price_model.pkl must be in the same folder as server.py.</w:t>
      </w:r>
    </w:p>
    <w:p w14:paraId="0635060B" w14:textId="77777777" w:rsidR="00682F13" w:rsidRPr="00FB5044" w:rsidRDefault="00682F13" w:rsidP="00507EDA">
      <w:pPr>
        <w:pStyle w:val="ae"/>
        <w:numPr>
          <w:ilvl w:val="1"/>
          <w:numId w:val="10"/>
        </w:numPr>
        <w:bidi w:val="0"/>
        <w:rPr>
          <w:rFonts w:asciiTheme="majorBidi" w:hAnsiTheme="majorBidi" w:cstheme="majorBidi"/>
          <w:sz w:val="28"/>
          <w:szCs w:val="28"/>
        </w:rPr>
      </w:pPr>
      <w:r w:rsidRPr="00FB5044">
        <w:rPr>
          <w:rFonts w:asciiTheme="majorBidi" w:hAnsiTheme="majorBidi" w:cstheme="majorBidi"/>
          <w:sz w:val="28"/>
          <w:szCs w:val="28"/>
        </w:rPr>
        <w:t>Run the server.</w:t>
      </w:r>
    </w:p>
    <w:p w14:paraId="3B35847A" w14:textId="77777777" w:rsidR="00682F13" w:rsidRPr="00FB5044" w:rsidRDefault="00682F13" w:rsidP="00682F13">
      <w:pPr>
        <w:bidi w:val="0"/>
        <w:ind w:left="360" w:firstLine="360"/>
        <w:rPr>
          <w:rFonts w:asciiTheme="majorBidi" w:hAnsiTheme="majorBidi" w:cstheme="majorBidi"/>
          <w:sz w:val="28"/>
          <w:szCs w:val="28"/>
        </w:rPr>
      </w:pPr>
      <w:r w:rsidRPr="00FB5044">
        <w:rPr>
          <w:rFonts w:asciiTheme="majorBidi" w:hAnsiTheme="majorBidi" w:cstheme="majorBidi"/>
          <w:sz w:val="28"/>
          <w:szCs w:val="28"/>
        </w:rPr>
        <w:t>Run</w:t>
      </w:r>
      <w:r w:rsidRPr="001D3E2F">
        <w:rPr>
          <w:rFonts w:asciiTheme="majorBidi" w:hAnsiTheme="majorBidi" w:cstheme="majorBidi"/>
          <w:sz w:val="28"/>
          <w:szCs w:val="28"/>
        </w:rPr>
        <w:t>:</w:t>
      </w:r>
    </w:p>
    <w:p w14:paraId="0F2803CE" w14:textId="77777777" w:rsidR="00682F13" w:rsidRPr="00FB5044" w:rsidRDefault="00682F13" w:rsidP="00682F13">
      <w:pPr>
        <w:bidi w:val="0"/>
        <w:ind w:left="1080" w:firstLine="360"/>
        <w:rPr>
          <w:rFonts w:asciiTheme="majorBidi" w:hAnsiTheme="majorBidi" w:cstheme="majorBidi"/>
          <w:sz w:val="28"/>
          <w:szCs w:val="28"/>
        </w:rPr>
      </w:pPr>
      <w:r w:rsidRPr="001D3E2F">
        <w:rPr>
          <w:rFonts w:asciiTheme="majorBidi" w:hAnsiTheme="majorBidi" w:cstheme="majorBidi"/>
          <w:sz w:val="28"/>
          <w:szCs w:val="28"/>
        </w:rPr>
        <w:t>python server.py</w:t>
      </w:r>
    </w:p>
    <w:p w14:paraId="0D26B441" w14:textId="77777777" w:rsidR="00682F13" w:rsidRPr="001D3E2F" w:rsidRDefault="00682F13" w:rsidP="00682F13">
      <w:pPr>
        <w:bidi w:val="0"/>
        <w:ind w:left="1080" w:firstLine="360"/>
        <w:rPr>
          <w:rFonts w:asciiTheme="majorBidi" w:hAnsiTheme="majorBidi" w:cstheme="majorBidi"/>
          <w:sz w:val="28"/>
          <w:szCs w:val="28"/>
        </w:rPr>
      </w:pPr>
    </w:p>
    <w:p w14:paraId="20DDE0DB" w14:textId="77777777" w:rsidR="00682F13" w:rsidRPr="00440BA1" w:rsidRDefault="00682F13" w:rsidP="00507EDA">
      <w:pPr>
        <w:pStyle w:val="ae"/>
        <w:numPr>
          <w:ilvl w:val="2"/>
          <w:numId w:val="13"/>
        </w:numPr>
        <w:bidi w:val="0"/>
        <w:rPr>
          <w:rFonts w:asciiTheme="majorBidi" w:hAnsiTheme="majorBidi" w:cstheme="majorBidi"/>
          <w:b/>
          <w:bCs/>
          <w:sz w:val="28"/>
          <w:szCs w:val="28"/>
        </w:rPr>
      </w:pPr>
      <w:bookmarkStart w:id="54" w:name="_Ref204337244"/>
      <w:r w:rsidRPr="00440BA1">
        <w:rPr>
          <w:rFonts w:asciiTheme="majorBidi" w:hAnsiTheme="majorBidi" w:cstheme="majorBidi"/>
          <w:b/>
          <w:bCs/>
          <w:sz w:val="28"/>
          <w:szCs w:val="28"/>
        </w:rPr>
        <w:t>Frontend Setup – real-estate-app</w:t>
      </w:r>
      <w:bookmarkEnd w:id="54"/>
    </w:p>
    <w:p w14:paraId="7B07F0B8" w14:textId="77777777" w:rsidR="00682F13" w:rsidRPr="00440BA1" w:rsidRDefault="00682F13" w:rsidP="00507EDA">
      <w:pPr>
        <w:pStyle w:val="ae"/>
        <w:numPr>
          <w:ilvl w:val="0"/>
          <w:numId w:val="29"/>
        </w:numPr>
        <w:bidi w:val="0"/>
        <w:rPr>
          <w:rFonts w:asciiTheme="majorBidi" w:hAnsiTheme="majorBidi" w:cstheme="majorBidi"/>
          <w:sz w:val="28"/>
          <w:szCs w:val="28"/>
        </w:rPr>
      </w:pPr>
      <w:r w:rsidRPr="00440BA1">
        <w:rPr>
          <w:rFonts w:asciiTheme="majorBidi" w:hAnsiTheme="majorBidi" w:cstheme="majorBidi"/>
          <w:sz w:val="28"/>
          <w:szCs w:val="28"/>
        </w:rPr>
        <w:t>Download the folder:</w:t>
      </w:r>
    </w:p>
    <w:p w14:paraId="7AAAC7C3" w14:textId="77777777" w:rsidR="00682F13" w:rsidRPr="00FB5044" w:rsidRDefault="00682F13" w:rsidP="00682F13">
      <w:pPr>
        <w:bidi w:val="0"/>
        <w:ind w:firstLine="720"/>
        <w:rPr>
          <w:rFonts w:asciiTheme="majorBidi" w:hAnsiTheme="majorBidi" w:cstheme="majorBidi"/>
          <w:sz w:val="28"/>
          <w:szCs w:val="28"/>
        </w:rPr>
      </w:pPr>
      <w:r w:rsidRPr="001D3E2F">
        <w:rPr>
          <w:rFonts w:asciiTheme="majorBidi" w:hAnsiTheme="majorBidi" w:cstheme="majorBidi"/>
          <w:sz w:val="28"/>
          <w:szCs w:val="28"/>
        </w:rPr>
        <w:t>Go to the GitHub repository:</w:t>
      </w:r>
    </w:p>
    <w:p w14:paraId="04BE8D0A" w14:textId="77777777" w:rsidR="00682F13" w:rsidRPr="001D3E2F" w:rsidRDefault="00682F13" w:rsidP="00682F13">
      <w:pPr>
        <w:bidi w:val="0"/>
        <w:ind w:left="1440"/>
        <w:rPr>
          <w:rFonts w:asciiTheme="majorBidi" w:hAnsiTheme="majorBidi" w:cstheme="majorBidi"/>
          <w:sz w:val="28"/>
          <w:szCs w:val="28"/>
        </w:rPr>
      </w:pPr>
      <w:hyperlink r:id="rId25" w:history="1">
        <w:r w:rsidRPr="00FB5044">
          <w:rPr>
            <w:rStyle w:val="Hyperlink"/>
            <w:rFonts w:asciiTheme="majorBidi" w:hAnsiTheme="majorBidi" w:cstheme="majorBidi"/>
            <w:sz w:val="28"/>
            <w:szCs w:val="28"/>
          </w:rPr>
          <w:t>https://github.com/Asaad164/FinalProject.git</w:t>
        </w:r>
      </w:hyperlink>
    </w:p>
    <w:p w14:paraId="1D355C3A" w14:textId="77777777" w:rsidR="00682F13" w:rsidRPr="001D3E2F" w:rsidRDefault="00682F13" w:rsidP="00682F13">
      <w:pPr>
        <w:bidi w:val="0"/>
        <w:ind w:firstLine="720"/>
        <w:rPr>
          <w:rFonts w:asciiTheme="majorBidi" w:hAnsiTheme="majorBidi" w:cstheme="majorBidi"/>
          <w:sz w:val="28"/>
          <w:szCs w:val="28"/>
        </w:rPr>
      </w:pPr>
      <w:r w:rsidRPr="001D3E2F">
        <w:rPr>
          <w:rFonts w:asciiTheme="majorBidi" w:hAnsiTheme="majorBidi" w:cstheme="majorBidi"/>
          <w:sz w:val="28"/>
          <w:szCs w:val="28"/>
        </w:rPr>
        <w:t xml:space="preserve">Download or clone the </w:t>
      </w:r>
      <w:r w:rsidRPr="00FB5044">
        <w:rPr>
          <w:rFonts w:asciiTheme="majorBidi" w:hAnsiTheme="majorBidi" w:cstheme="majorBidi"/>
          <w:sz w:val="28"/>
          <w:szCs w:val="28"/>
        </w:rPr>
        <w:t>real-estate-app</w:t>
      </w:r>
      <w:r w:rsidRPr="001D3E2F">
        <w:rPr>
          <w:rFonts w:asciiTheme="majorBidi" w:hAnsiTheme="majorBidi" w:cstheme="majorBidi"/>
          <w:sz w:val="28"/>
          <w:szCs w:val="28"/>
        </w:rPr>
        <w:t xml:space="preserve"> folder.</w:t>
      </w:r>
    </w:p>
    <w:p w14:paraId="231FDB43" w14:textId="77777777" w:rsidR="00682F13" w:rsidRPr="00FB5044" w:rsidRDefault="00682F13" w:rsidP="00507EDA">
      <w:pPr>
        <w:pStyle w:val="ae"/>
        <w:numPr>
          <w:ilvl w:val="0"/>
          <w:numId w:val="29"/>
        </w:numPr>
        <w:bidi w:val="0"/>
        <w:rPr>
          <w:rFonts w:asciiTheme="majorBidi" w:hAnsiTheme="majorBidi" w:cstheme="majorBidi"/>
          <w:sz w:val="28"/>
          <w:szCs w:val="28"/>
        </w:rPr>
      </w:pPr>
      <w:r w:rsidRPr="00FB5044">
        <w:rPr>
          <w:rFonts w:asciiTheme="majorBidi" w:hAnsiTheme="majorBidi" w:cstheme="majorBidi"/>
          <w:sz w:val="28"/>
          <w:szCs w:val="28"/>
        </w:rPr>
        <w:t>Open a terminal in the real-estate-app folder.</w:t>
      </w:r>
    </w:p>
    <w:p w14:paraId="182B6A0A" w14:textId="77777777" w:rsidR="00682F13" w:rsidRPr="00FB5044" w:rsidRDefault="00682F13" w:rsidP="00507EDA">
      <w:pPr>
        <w:pStyle w:val="ae"/>
        <w:numPr>
          <w:ilvl w:val="0"/>
          <w:numId w:val="29"/>
        </w:numPr>
        <w:bidi w:val="0"/>
        <w:rPr>
          <w:rFonts w:asciiTheme="majorBidi" w:hAnsiTheme="majorBidi" w:cstheme="majorBidi"/>
          <w:sz w:val="28"/>
          <w:szCs w:val="28"/>
        </w:rPr>
      </w:pPr>
      <w:r w:rsidRPr="00FB5044">
        <w:rPr>
          <w:rFonts w:asciiTheme="majorBidi" w:hAnsiTheme="majorBidi" w:cstheme="majorBidi"/>
          <w:sz w:val="28"/>
          <w:szCs w:val="28"/>
        </w:rPr>
        <w:t>Install frontend dependencies.</w:t>
      </w:r>
    </w:p>
    <w:p w14:paraId="548FCD29" w14:textId="77777777" w:rsidR="00682F13" w:rsidRPr="00FB5044" w:rsidRDefault="00682F13" w:rsidP="00682F13">
      <w:pPr>
        <w:bidi w:val="0"/>
        <w:ind w:left="720"/>
        <w:rPr>
          <w:rFonts w:asciiTheme="majorBidi" w:hAnsiTheme="majorBidi" w:cstheme="majorBidi"/>
          <w:sz w:val="28"/>
          <w:szCs w:val="28"/>
        </w:rPr>
      </w:pPr>
      <w:r w:rsidRPr="00FB5044">
        <w:rPr>
          <w:rFonts w:asciiTheme="majorBidi" w:hAnsiTheme="majorBidi" w:cstheme="majorBidi"/>
          <w:sz w:val="28"/>
          <w:szCs w:val="28"/>
        </w:rPr>
        <w:t>Run:</w:t>
      </w:r>
    </w:p>
    <w:p w14:paraId="2BBE7B55" w14:textId="77777777" w:rsidR="00682F13" w:rsidRPr="00FB5044" w:rsidRDefault="00682F13" w:rsidP="00682F13">
      <w:pPr>
        <w:bidi w:val="0"/>
        <w:ind w:left="720"/>
        <w:rPr>
          <w:rFonts w:asciiTheme="majorBidi" w:hAnsiTheme="majorBidi" w:cstheme="majorBidi"/>
          <w:sz w:val="28"/>
          <w:szCs w:val="28"/>
        </w:rPr>
      </w:pPr>
      <w:r w:rsidRPr="00FB5044">
        <w:rPr>
          <w:rFonts w:asciiTheme="majorBidi" w:hAnsiTheme="majorBidi" w:cstheme="majorBidi"/>
          <w:sz w:val="28"/>
          <w:szCs w:val="28"/>
        </w:rPr>
        <w:tab/>
        <w:t>npm install</w:t>
      </w:r>
    </w:p>
    <w:p w14:paraId="458E32C3" w14:textId="77777777" w:rsidR="00682F13" w:rsidRPr="00FB5044" w:rsidRDefault="00682F13" w:rsidP="00507EDA">
      <w:pPr>
        <w:pStyle w:val="ae"/>
        <w:numPr>
          <w:ilvl w:val="0"/>
          <w:numId w:val="29"/>
        </w:numPr>
        <w:bidi w:val="0"/>
        <w:rPr>
          <w:rFonts w:asciiTheme="majorBidi" w:hAnsiTheme="majorBidi" w:cstheme="majorBidi"/>
          <w:sz w:val="28"/>
          <w:szCs w:val="28"/>
        </w:rPr>
      </w:pPr>
      <w:r w:rsidRPr="00FB5044">
        <w:rPr>
          <w:rFonts w:asciiTheme="majorBidi" w:hAnsiTheme="majorBidi" w:cstheme="majorBidi"/>
          <w:sz w:val="28"/>
          <w:szCs w:val="28"/>
        </w:rPr>
        <w:t>Start the website.</w:t>
      </w:r>
    </w:p>
    <w:p w14:paraId="7B3E363B" w14:textId="77777777" w:rsidR="00682F13" w:rsidRPr="00FB5044" w:rsidRDefault="00682F13" w:rsidP="00682F13">
      <w:pPr>
        <w:pStyle w:val="ae"/>
        <w:bidi w:val="0"/>
        <w:rPr>
          <w:rFonts w:asciiTheme="majorBidi" w:hAnsiTheme="majorBidi" w:cstheme="majorBidi"/>
          <w:sz w:val="28"/>
          <w:szCs w:val="28"/>
        </w:rPr>
      </w:pPr>
      <w:r w:rsidRPr="00FB5044">
        <w:rPr>
          <w:rFonts w:asciiTheme="majorBidi" w:hAnsiTheme="majorBidi" w:cstheme="majorBidi"/>
          <w:sz w:val="28"/>
          <w:szCs w:val="28"/>
        </w:rPr>
        <w:t>Run:</w:t>
      </w:r>
    </w:p>
    <w:p w14:paraId="1CB37C02" w14:textId="77777777" w:rsidR="00682F13" w:rsidRPr="00FB5044" w:rsidRDefault="00682F13" w:rsidP="00682F13">
      <w:pPr>
        <w:pStyle w:val="ae"/>
        <w:bidi w:val="0"/>
        <w:rPr>
          <w:rFonts w:asciiTheme="majorBidi" w:hAnsiTheme="majorBidi" w:cstheme="majorBidi"/>
          <w:sz w:val="28"/>
          <w:szCs w:val="28"/>
        </w:rPr>
      </w:pPr>
      <w:r w:rsidRPr="00FB5044">
        <w:rPr>
          <w:rFonts w:asciiTheme="majorBidi" w:hAnsiTheme="majorBidi" w:cstheme="majorBidi"/>
          <w:sz w:val="28"/>
          <w:szCs w:val="28"/>
        </w:rPr>
        <w:tab/>
        <w:t>npm run dev</w:t>
      </w:r>
    </w:p>
    <w:p w14:paraId="2CA914E5" w14:textId="77777777" w:rsidR="00682F13" w:rsidRPr="00FB5044" w:rsidRDefault="00682F13" w:rsidP="00682F13">
      <w:pPr>
        <w:pStyle w:val="ae"/>
        <w:bidi w:val="0"/>
        <w:rPr>
          <w:rFonts w:asciiTheme="majorBidi" w:hAnsiTheme="majorBidi" w:cstheme="majorBidi"/>
          <w:b/>
          <w:bCs/>
          <w:sz w:val="28"/>
          <w:szCs w:val="28"/>
        </w:rPr>
      </w:pPr>
    </w:p>
    <w:p w14:paraId="6D93698F" w14:textId="77777777" w:rsidR="00682F13" w:rsidRPr="00FB5044" w:rsidRDefault="00682F13" w:rsidP="00507EDA">
      <w:pPr>
        <w:pStyle w:val="ae"/>
        <w:numPr>
          <w:ilvl w:val="1"/>
          <w:numId w:val="15"/>
        </w:numPr>
        <w:bidi w:val="0"/>
        <w:rPr>
          <w:rFonts w:asciiTheme="majorBidi" w:hAnsiTheme="majorBidi" w:cstheme="majorBidi"/>
          <w:sz w:val="28"/>
          <w:szCs w:val="28"/>
        </w:rPr>
      </w:pPr>
      <w:bookmarkStart w:id="55" w:name="_Ref204337259"/>
      <w:r w:rsidRPr="002902F1">
        <w:rPr>
          <w:rFonts w:asciiTheme="majorBidi" w:eastAsia="Times New Roman" w:hAnsiTheme="majorBidi" w:cstheme="majorBidi"/>
          <w:b/>
          <w:bCs/>
          <w:sz w:val="28"/>
          <w:szCs w:val="28"/>
        </w:rPr>
        <w:t>System Components</w:t>
      </w:r>
      <w:bookmarkEnd w:id="55"/>
    </w:p>
    <w:p w14:paraId="4B458105" w14:textId="77777777" w:rsidR="00682F13" w:rsidRPr="00C94F53" w:rsidRDefault="00682F13" w:rsidP="00507EDA">
      <w:pPr>
        <w:pStyle w:val="ae"/>
        <w:numPr>
          <w:ilvl w:val="2"/>
          <w:numId w:val="22"/>
        </w:numPr>
        <w:bidi w:val="0"/>
        <w:rPr>
          <w:rFonts w:asciiTheme="majorBidi" w:hAnsiTheme="majorBidi" w:cstheme="majorBidi"/>
          <w:b/>
          <w:bCs/>
          <w:sz w:val="28"/>
          <w:szCs w:val="28"/>
        </w:rPr>
      </w:pPr>
      <w:bookmarkStart w:id="56" w:name="_Ref204337271"/>
      <w:r w:rsidRPr="00C94F53">
        <w:rPr>
          <w:rFonts w:asciiTheme="majorBidi" w:hAnsiTheme="majorBidi" w:cstheme="majorBidi"/>
          <w:b/>
          <w:bCs/>
          <w:sz w:val="28"/>
          <w:szCs w:val="28"/>
        </w:rPr>
        <w:t>Backend Components</w:t>
      </w:r>
      <w:bookmarkEnd w:id="56"/>
    </w:p>
    <w:p w14:paraId="44737036" w14:textId="77777777" w:rsidR="00682F13" w:rsidRPr="00C94F53" w:rsidRDefault="00682F13" w:rsidP="00507EDA">
      <w:pPr>
        <w:pStyle w:val="ae"/>
        <w:numPr>
          <w:ilvl w:val="0"/>
          <w:numId w:val="30"/>
        </w:numPr>
        <w:bidi w:val="0"/>
        <w:rPr>
          <w:rFonts w:asciiTheme="majorBidi" w:hAnsiTheme="majorBidi" w:cstheme="majorBidi"/>
          <w:sz w:val="28"/>
          <w:szCs w:val="28"/>
        </w:rPr>
      </w:pPr>
      <w:r w:rsidRPr="00C94F53">
        <w:rPr>
          <w:rFonts w:asciiTheme="majorBidi" w:hAnsiTheme="majorBidi" w:cstheme="majorBidi"/>
          <w:sz w:val="28"/>
          <w:szCs w:val="28"/>
        </w:rPr>
        <w:t>app.py – Flask Server</w:t>
      </w:r>
    </w:p>
    <w:p w14:paraId="1BA4A7D4" w14:textId="77777777" w:rsidR="00682F13" w:rsidRPr="00F76E37" w:rsidRDefault="00682F13" w:rsidP="00507EDA">
      <w:pPr>
        <w:pStyle w:val="ae"/>
        <w:numPr>
          <w:ilvl w:val="0"/>
          <w:numId w:val="16"/>
        </w:numPr>
        <w:bidi w:val="0"/>
        <w:rPr>
          <w:rFonts w:asciiTheme="majorBidi" w:hAnsiTheme="majorBidi" w:cstheme="majorBidi"/>
          <w:sz w:val="28"/>
          <w:szCs w:val="28"/>
        </w:rPr>
      </w:pPr>
      <w:r w:rsidRPr="00F76E37">
        <w:rPr>
          <w:rFonts w:asciiTheme="majorBidi" w:hAnsiTheme="majorBidi" w:cstheme="majorBidi"/>
          <w:sz w:val="28"/>
          <w:szCs w:val="28"/>
        </w:rPr>
        <w:t>Purpose: Real estate price prediction system</w:t>
      </w:r>
    </w:p>
    <w:p w14:paraId="16C72C30" w14:textId="77777777" w:rsidR="00682F13" w:rsidRPr="00F76E37" w:rsidRDefault="00682F13" w:rsidP="00507EDA">
      <w:pPr>
        <w:pStyle w:val="ae"/>
        <w:numPr>
          <w:ilvl w:val="0"/>
          <w:numId w:val="16"/>
        </w:numPr>
        <w:bidi w:val="0"/>
        <w:rPr>
          <w:rFonts w:asciiTheme="majorBidi" w:hAnsiTheme="majorBidi" w:cstheme="majorBidi"/>
          <w:sz w:val="28"/>
          <w:szCs w:val="28"/>
        </w:rPr>
      </w:pPr>
      <w:r w:rsidRPr="00F76E37">
        <w:rPr>
          <w:rFonts w:asciiTheme="majorBidi" w:hAnsiTheme="majorBidi" w:cstheme="majorBidi"/>
          <w:sz w:val="28"/>
          <w:szCs w:val="28"/>
        </w:rPr>
        <w:t>Main functions:</w:t>
      </w:r>
    </w:p>
    <w:p w14:paraId="71F6DB71" w14:textId="77777777" w:rsidR="00682F13" w:rsidRPr="00F76E37" w:rsidRDefault="00682F13" w:rsidP="00507EDA">
      <w:pPr>
        <w:pStyle w:val="ae"/>
        <w:numPr>
          <w:ilvl w:val="1"/>
          <w:numId w:val="16"/>
        </w:numPr>
        <w:bidi w:val="0"/>
        <w:rPr>
          <w:rFonts w:asciiTheme="majorBidi" w:hAnsiTheme="majorBidi" w:cstheme="majorBidi"/>
          <w:sz w:val="28"/>
          <w:szCs w:val="28"/>
        </w:rPr>
      </w:pPr>
      <w:r w:rsidRPr="00F76E37">
        <w:rPr>
          <w:rFonts w:asciiTheme="majorBidi" w:hAnsiTheme="majorBidi" w:cstheme="majorBidi"/>
          <w:sz w:val="28"/>
          <w:szCs w:val="28"/>
        </w:rPr>
        <w:t>Load pre-trained ML model</w:t>
      </w:r>
    </w:p>
    <w:p w14:paraId="264D6C1F" w14:textId="77777777" w:rsidR="00682F13" w:rsidRPr="00F76E37" w:rsidRDefault="00682F13" w:rsidP="00507EDA">
      <w:pPr>
        <w:pStyle w:val="ae"/>
        <w:numPr>
          <w:ilvl w:val="1"/>
          <w:numId w:val="16"/>
        </w:numPr>
        <w:bidi w:val="0"/>
        <w:rPr>
          <w:rFonts w:asciiTheme="majorBidi" w:hAnsiTheme="majorBidi" w:cstheme="majorBidi"/>
          <w:sz w:val="28"/>
          <w:szCs w:val="28"/>
        </w:rPr>
      </w:pPr>
      <w:r w:rsidRPr="00F76E37">
        <w:rPr>
          <w:rFonts w:asciiTheme="majorBidi" w:hAnsiTheme="majorBidi" w:cstheme="majorBidi"/>
          <w:sz w:val="28"/>
          <w:szCs w:val="28"/>
        </w:rPr>
        <w:t>Receive property data from the client</w:t>
      </w:r>
    </w:p>
    <w:p w14:paraId="0339B4A9" w14:textId="77777777" w:rsidR="00682F13" w:rsidRPr="00F76E37" w:rsidRDefault="00682F13" w:rsidP="00507EDA">
      <w:pPr>
        <w:pStyle w:val="ae"/>
        <w:numPr>
          <w:ilvl w:val="1"/>
          <w:numId w:val="16"/>
        </w:numPr>
        <w:bidi w:val="0"/>
        <w:rPr>
          <w:rFonts w:asciiTheme="majorBidi" w:hAnsiTheme="majorBidi" w:cstheme="majorBidi"/>
          <w:sz w:val="28"/>
          <w:szCs w:val="28"/>
        </w:rPr>
      </w:pPr>
      <w:r w:rsidRPr="00F76E37">
        <w:rPr>
          <w:rFonts w:asciiTheme="majorBidi" w:hAnsiTheme="majorBidi" w:cstheme="majorBidi"/>
          <w:sz w:val="28"/>
          <w:szCs w:val="28"/>
        </w:rPr>
        <w:t>Process and normalize data</w:t>
      </w:r>
    </w:p>
    <w:p w14:paraId="57D4713D" w14:textId="77777777" w:rsidR="00682F13" w:rsidRPr="00F76E37" w:rsidRDefault="00682F13" w:rsidP="00507EDA">
      <w:pPr>
        <w:pStyle w:val="ae"/>
        <w:numPr>
          <w:ilvl w:val="1"/>
          <w:numId w:val="16"/>
        </w:numPr>
        <w:bidi w:val="0"/>
        <w:rPr>
          <w:rFonts w:asciiTheme="majorBidi" w:hAnsiTheme="majorBidi" w:cstheme="majorBidi"/>
          <w:sz w:val="28"/>
          <w:szCs w:val="28"/>
        </w:rPr>
      </w:pPr>
      <w:r w:rsidRPr="00F76E37">
        <w:rPr>
          <w:rFonts w:asciiTheme="majorBidi" w:hAnsiTheme="majorBidi" w:cstheme="majorBidi"/>
          <w:sz w:val="28"/>
          <w:szCs w:val="28"/>
        </w:rPr>
        <w:t>Generate price prediction</w:t>
      </w:r>
    </w:p>
    <w:p w14:paraId="0C0913B2" w14:textId="77777777" w:rsidR="00682F13" w:rsidRPr="00F76E37" w:rsidRDefault="00682F13" w:rsidP="00507EDA">
      <w:pPr>
        <w:pStyle w:val="ae"/>
        <w:numPr>
          <w:ilvl w:val="1"/>
          <w:numId w:val="16"/>
        </w:numPr>
        <w:bidi w:val="0"/>
        <w:rPr>
          <w:rFonts w:asciiTheme="majorBidi" w:hAnsiTheme="majorBidi" w:cstheme="majorBidi"/>
          <w:sz w:val="28"/>
          <w:szCs w:val="28"/>
        </w:rPr>
      </w:pPr>
      <w:r w:rsidRPr="00F76E37">
        <w:rPr>
          <w:rFonts w:asciiTheme="majorBidi" w:hAnsiTheme="majorBidi" w:cstheme="majorBidi"/>
          <w:sz w:val="28"/>
          <w:szCs w:val="28"/>
        </w:rPr>
        <w:lastRenderedPageBreak/>
        <w:t>Return price range</w:t>
      </w:r>
    </w:p>
    <w:p w14:paraId="534558AC" w14:textId="77777777" w:rsidR="00682F13" w:rsidRPr="00F76E37" w:rsidRDefault="00682F13" w:rsidP="00507EDA">
      <w:pPr>
        <w:pStyle w:val="ae"/>
        <w:numPr>
          <w:ilvl w:val="0"/>
          <w:numId w:val="30"/>
        </w:numPr>
        <w:bidi w:val="0"/>
        <w:rPr>
          <w:rFonts w:asciiTheme="majorBidi" w:hAnsiTheme="majorBidi" w:cstheme="majorBidi"/>
          <w:sz w:val="28"/>
          <w:szCs w:val="28"/>
        </w:rPr>
      </w:pPr>
      <w:r w:rsidRPr="00F76E37">
        <w:rPr>
          <w:rFonts w:asciiTheme="majorBidi" w:hAnsiTheme="majorBidi" w:cstheme="majorBidi"/>
          <w:sz w:val="28"/>
          <w:szCs w:val="28"/>
        </w:rPr>
        <w:t>apartment_price_model.pkl</w:t>
      </w:r>
    </w:p>
    <w:p w14:paraId="2667A37D" w14:textId="77777777" w:rsidR="00682F13" w:rsidRPr="00F76E37" w:rsidRDefault="00682F13" w:rsidP="00507EDA">
      <w:pPr>
        <w:pStyle w:val="ae"/>
        <w:numPr>
          <w:ilvl w:val="0"/>
          <w:numId w:val="17"/>
        </w:numPr>
        <w:bidi w:val="0"/>
        <w:rPr>
          <w:rFonts w:asciiTheme="majorBidi" w:hAnsiTheme="majorBidi" w:cstheme="majorBidi"/>
          <w:sz w:val="28"/>
          <w:szCs w:val="28"/>
        </w:rPr>
      </w:pPr>
      <w:r w:rsidRPr="00F76E37">
        <w:rPr>
          <w:rFonts w:asciiTheme="majorBidi" w:hAnsiTheme="majorBidi" w:cstheme="majorBidi"/>
          <w:sz w:val="28"/>
          <w:szCs w:val="28"/>
        </w:rPr>
        <w:t>Purpose: Trained machine learning model</w:t>
      </w:r>
    </w:p>
    <w:p w14:paraId="70F7C68D" w14:textId="6F104A3A" w:rsidR="00682F13" w:rsidRPr="00F76E37" w:rsidRDefault="00682F13" w:rsidP="00507EDA">
      <w:pPr>
        <w:pStyle w:val="ae"/>
        <w:numPr>
          <w:ilvl w:val="0"/>
          <w:numId w:val="17"/>
        </w:numPr>
        <w:bidi w:val="0"/>
        <w:rPr>
          <w:rFonts w:asciiTheme="majorBidi" w:hAnsiTheme="majorBidi" w:cstheme="majorBidi"/>
          <w:sz w:val="28"/>
          <w:szCs w:val="28"/>
        </w:rPr>
      </w:pPr>
      <w:r w:rsidRPr="00F76E37">
        <w:rPr>
          <w:rFonts w:asciiTheme="majorBidi" w:hAnsiTheme="majorBidi" w:cstheme="majorBidi"/>
          <w:sz w:val="28"/>
          <w:szCs w:val="28"/>
        </w:rPr>
        <w:t xml:space="preserve">Input: Property data (Area, </w:t>
      </w:r>
      <w:r w:rsidR="008667DA" w:rsidRPr="00F76E37">
        <w:rPr>
          <w:rFonts w:asciiTheme="majorBidi" w:hAnsiTheme="majorBidi" w:cstheme="majorBidi"/>
          <w:sz w:val="28"/>
          <w:szCs w:val="28"/>
        </w:rPr>
        <w:t>rooms, year built</w:t>
      </w:r>
      <w:r w:rsidRPr="00F76E37">
        <w:rPr>
          <w:rFonts w:asciiTheme="majorBidi" w:hAnsiTheme="majorBidi" w:cstheme="majorBidi"/>
          <w:sz w:val="28"/>
          <w:szCs w:val="28"/>
        </w:rPr>
        <w:t xml:space="preserve">, year built, block, sale date, city, property type, </w:t>
      </w:r>
      <w:r>
        <w:rPr>
          <w:rFonts w:asciiTheme="majorBidi" w:hAnsiTheme="majorBidi" w:cstheme="majorBidi"/>
          <w:sz w:val="28"/>
          <w:szCs w:val="28"/>
        </w:rPr>
        <w:t>sold part</w:t>
      </w:r>
      <w:r w:rsidRPr="00F76E37">
        <w:rPr>
          <w:rFonts w:asciiTheme="majorBidi" w:hAnsiTheme="majorBidi" w:cstheme="majorBidi"/>
          <w:sz w:val="28"/>
          <w:szCs w:val="28"/>
        </w:rPr>
        <w:t>)</w:t>
      </w:r>
    </w:p>
    <w:p w14:paraId="6C890EC0" w14:textId="77777777" w:rsidR="00682F13" w:rsidRPr="00FB5044" w:rsidRDefault="00682F13" w:rsidP="00507EDA">
      <w:pPr>
        <w:pStyle w:val="ae"/>
        <w:numPr>
          <w:ilvl w:val="0"/>
          <w:numId w:val="17"/>
        </w:numPr>
        <w:bidi w:val="0"/>
        <w:rPr>
          <w:rFonts w:asciiTheme="majorBidi" w:hAnsiTheme="majorBidi" w:cstheme="majorBidi"/>
          <w:sz w:val="28"/>
          <w:szCs w:val="28"/>
        </w:rPr>
      </w:pPr>
      <w:r w:rsidRPr="00F76E37">
        <w:rPr>
          <w:rFonts w:asciiTheme="majorBidi" w:hAnsiTheme="majorBidi" w:cstheme="majorBidi"/>
          <w:sz w:val="28"/>
          <w:szCs w:val="28"/>
        </w:rPr>
        <w:t>Output: Predicted property price</w:t>
      </w:r>
    </w:p>
    <w:p w14:paraId="6107BB95" w14:textId="77777777" w:rsidR="00682F13" w:rsidRDefault="00682F13" w:rsidP="00682F13">
      <w:pPr>
        <w:bidi w:val="0"/>
        <w:rPr>
          <w:rFonts w:asciiTheme="majorBidi" w:hAnsiTheme="majorBidi" w:cstheme="majorBidi"/>
          <w:b/>
          <w:bCs/>
          <w:sz w:val="28"/>
          <w:szCs w:val="28"/>
        </w:rPr>
      </w:pPr>
    </w:p>
    <w:p w14:paraId="00B42943" w14:textId="77777777" w:rsidR="00682F13" w:rsidRPr="00C94F53" w:rsidRDefault="00682F13" w:rsidP="00507EDA">
      <w:pPr>
        <w:pStyle w:val="ae"/>
        <w:numPr>
          <w:ilvl w:val="2"/>
          <w:numId w:val="23"/>
        </w:numPr>
        <w:bidi w:val="0"/>
        <w:rPr>
          <w:rFonts w:asciiTheme="majorBidi" w:hAnsiTheme="majorBidi" w:cstheme="majorBidi"/>
          <w:b/>
          <w:bCs/>
          <w:sz w:val="28"/>
          <w:szCs w:val="28"/>
        </w:rPr>
      </w:pPr>
      <w:bookmarkStart w:id="57" w:name="_Ref204337278"/>
      <w:r w:rsidRPr="00C94F53">
        <w:rPr>
          <w:rFonts w:asciiTheme="majorBidi" w:hAnsiTheme="majorBidi" w:cstheme="majorBidi"/>
          <w:b/>
          <w:bCs/>
          <w:sz w:val="28"/>
          <w:szCs w:val="28"/>
        </w:rPr>
        <w:t>Frontend Components</w:t>
      </w:r>
      <w:bookmarkEnd w:id="57"/>
    </w:p>
    <w:p w14:paraId="1A9F928F" w14:textId="77777777" w:rsidR="00682F13" w:rsidRPr="00FB600E" w:rsidRDefault="00682F13" w:rsidP="00507EDA">
      <w:pPr>
        <w:pStyle w:val="ae"/>
        <w:numPr>
          <w:ilvl w:val="0"/>
          <w:numId w:val="31"/>
        </w:numPr>
        <w:bidi w:val="0"/>
        <w:rPr>
          <w:rFonts w:asciiTheme="majorBidi" w:hAnsiTheme="majorBidi" w:cstheme="majorBidi"/>
          <w:sz w:val="28"/>
          <w:szCs w:val="28"/>
        </w:rPr>
      </w:pPr>
      <w:r w:rsidRPr="00FB600E">
        <w:rPr>
          <w:rFonts w:asciiTheme="majorBidi" w:hAnsiTheme="majorBidi" w:cstheme="majorBidi"/>
          <w:sz w:val="28"/>
          <w:szCs w:val="28"/>
        </w:rPr>
        <w:t xml:space="preserve"> App.jsx – Root Component</w:t>
      </w:r>
    </w:p>
    <w:p w14:paraId="76C639A9" w14:textId="77777777" w:rsidR="00682F13" w:rsidRPr="00F76E37" w:rsidRDefault="00682F13" w:rsidP="00507EDA">
      <w:pPr>
        <w:pStyle w:val="ae"/>
        <w:numPr>
          <w:ilvl w:val="0"/>
          <w:numId w:val="18"/>
        </w:numPr>
        <w:bidi w:val="0"/>
        <w:rPr>
          <w:rFonts w:asciiTheme="majorBidi" w:hAnsiTheme="majorBidi" w:cstheme="majorBidi"/>
          <w:sz w:val="28"/>
          <w:szCs w:val="28"/>
        </w:rPr>
      </w:pPr>
      <w:r w:rsidRPr="00F76E37">
        <w:rPr>
          <w:rFonts w:asciiTheme="majorBidi" w:hAnsiTheme="majorBidi" w:cstheme="majorBidi"/>
          <w:sz w:val="28"/>
          <w:szCs w:val="28"/>
        </w:rPr>
        <w:t>Purpose: Manage page navigation</w:t>
      </w:r>
    </w:p>
    <w:p w14:paraId="2D9EF933" w14:textId="77777777" w:rsidR="00682F13" w:rsidRPr="00F76E37" w:rsidRDefault="00682F13" w:rsidP="00507EDA">
      <w:pPr>
        <w:pStyle w:val="ae"/>
        <w:numPr>
          <w:ilvl w:val="0"/>
          <w:numId w:val="18"/>
        </w:numPr>
        <w:bidi w:val="0"/>
        <w:rPr>
          <w:rFonts w:asciiTheme="majorBidi" w:hAnsiTheme="majorBidi" w:cstheme="majorBidi"/>
          <w:sz w:val="28"/>
          <w:szCs w:val="28"/>
        </w:rPr>
      </w:pPr>
      <w:r w:rsidRPr="00F76E37">
        <w:rPr>
          <w:rFonts w:asciiTheme="majorBidi" w:hAnsiTheme="majorBidi" w:cstheme="majorBidi"/>
          <w:sz w:val="28"/>
          <w:szCs w:val="28"/>
        </w:rPr>
        <w:t>States: Current page, estimated price, form data</w:t>
      </w:r>
    </w:p>
    <w:p w14:paraId="46CAF1DE" w14:textId="77777777" w:rsidR="00682F13" w:rsidRPr="00F76E37" w:rsidRDefault="00682F13" w:rsidP="00507EDA">
      <w:pPr>
        <w:pStyle w:val="ae"/>
        <w:numPr>
          <w:ilvl w:val="0"/>
          <w:numId w:val="23"/>
        </w:numPr>
        <w:bidi w:val="0"/>
        <w:rPr>
          <w:rFonts w:asciiTheme="majorBidi" w:hAnsiTheme="majorBidi" w:cstheme="majorBidi"/>
          <w:sz w:val="28"/>
          <w:szCs w:val="28"/>
        </w:rPr>
      </w:pPr>
      <w:r w:rsidRPr="00F76E37">
        <w:rPr>
          <w:rFonts w:asciiTheme="majorBidi" w:hAnsiTheme="majorBidi" w:cstheme="majorBidi"/>
          <w:sz w:val="28"/>
          <w:szCs w:val="28"/>
        </w:rPr>
        <w:t>Navigation.jsx</w:t>
      </w:r>
    </w:p>
    <w:p w14:paraId="72ADB167" w14:textId="77777777" w:rsidR="00682F13" w:rsidRPr="00F76E37" w:rsidRDefault="00682F13" w:rsidP="00507EDA">
      <w:pPr>
        <w:pStyle w:val="ae"/>
        <w:numPr>
          <w:ilvl w:val="0"/>
          <w:numId w:val="19"/>
        </w:numPr>
        <w:bidi w:val="0"/>
        <w:rPr>
          <w:rFonts w:asciiTheme="majorBidi" w:hAnsiTheme="majorBidi" w:cstheme="majorBidi"/>
          <w:sz w:val="28"/>
          <w:szCs w:val="28"/>
        </w:rPr>
      </w:pPr>
      <w:r w:rsidRPr="00F76E37">
        <w:rPr>
          <w:rFonts w:asciiTheme="majorBidi" w:hAnsiTheme="majorBidi" w:cstheme="majorBidi"/>
          <w:sz w:val="28"/>
          <w:szCs w:val="28"/>
        </w:rPr>
        <w:t>Purpose: Responsive navigation menu</w:t>
      </w:r>
    </w:p>
    <w:p w14:paraId="0C7BC1DE" w14:textId="77777777" w:rsidR="00682F13" w:rsidRPr="00F76E37" w:rsidRDefault="00682F13" w:rsidP="00507EDA">
      <w:pPr>
        <w:pStyle w:val="ae"/>
        <w:numPr>
          <w:ilvl w:val="0"/>
          <w:numId w:val="19"/>
        </w:numPr>
        <w:bidi w:val="0"/>
        <w:rPr>
          <w:rFonts w:asciiTheme="majorBidi" w:hAnsiTheme="majorBidi" w:cstheme="majorBidi"/>
          <w:sz w:val="28"/>
          <w:szCs w:val="28"/>
        </w:rPr>
      </w:pPr>
      <w:r w:rsidRPr="00F76E37">
        <w:rPr>
          <w:rFonts w:asciiTheme="majorBidi" w:hAnsiTheme="majorBidi" w:cstheme="majorBidi"/>
          <w:sz w:val="28"/>
          <w:szCs w:val="28"/>
        </w:rPr>
        <w:t>Pages: Home, Estimator, Help, About</w:t>
      </w:r>
    </w:p>
    <w:p w14:paraId="02C92876" w14:textId="77777777" w:rsidR="00682F13" w:rsidRPr="00F76E37" w:rsidRDefault="00682F13" w:rsidP="00507EDA">
      <w:pPr>
        <w:pStyle w:val="ae"/>
        <w:numPr>
          <w:ilvl w:val="0"/>
          <w:numId w:val="23"/>
        </w:numPr>
        <w:bidi w:val="0"/>
        <w:rPr>
          <w:rFonts w:asciiTheme="majorBidi" w:hAnsiTheme="majorBidi" w:cstheme="majorBidi"/>
          <w:sz w:val="28"/>
          <w:szCs w:val="28"/>
        </w:rPr>
      </w:pPr>
      <w:r w:rsidRPr="00F76E37">
        <w:rPr>
          <w:rFonts w:asciiTheme="majorBidi" w:hAnsiTheme="majorBidi" w:cstheme="majorBidi"/>
          <w:sz w:val="28"/>
          <w:szCs w:val="28"/>
        </w:rPr>
        <w:t>PropertyForm.jsx</w:t>
      </w:r>
    </w:p>
    <w:p w14:paraId="7A21DCED" w14:textId="77777777" w:rsidR="00682F13" w:rsidRPr="00F76E37" w:rsidRDefault="00682F13" w:rsidP="00507EDA">
      <w:pPr>
        <w:pStyle w:val="ae"/>
        <w:numPr>
          <w:ilvl w:val="0"/>
          <w:numId w:val="20"/>
        </w:numPr>
        <w:bidi w:val="0"/>
        <w:rPr>
          <w:rFonts w:asciiTheme="majorBidi" w:hAnsiTheme="majorBidi" w:cstheme="majorBidi"/>
          <w:sz w:val="28"/>
          <w:szCs w:val="28"/>
        </w:rPr>
      </w:pPr>
      <w:r w:rsidRPr="00F76E37">
        <w:rPr>
          <w:rFonts w:asciiTheme="majorBidi" w:hAnsiTheme="majorBidi" w:cstheme="majorBidi"/>
          <w:sz w:val="28"/>
          <w:szCs w:val="28"/>
        </w:rPr>
        <w:t>Purpose: Form for entering property data</w:t>
      </w:r>
    </w:p>
    <w:p w14:paraId="00257ACC" w14:textId="77777777" w:rsidR="00682F13" w:rsidRPr="00F76E37" w:rsidRDefault="00682F13" w:rsidP="00507EDA">
      <w:pPr>
        <w:pStyle w:val="ae"/>
        <w:numPr>
          <w:ilvl w:val="0"/>
          <w:numId w:val="20"/>
        </w:numPr>
        <w:bidi w:val="0"/>
        <w:rPr>
          <w:rFonts w:asciiTheme="majorBidi" w:hAnsiTheme="majorBidi" w:cstheme="majorBidi"/>
          <w:sz w:val="28"/>
          <w:szCs w:val="28"/>
        </w:rPr>
      </w:pPr>
      <w:r w:rsidRPr="00F76E37">
        <w:rPr>
          <w:rFonts w:asciiTheme="majorBidi" w:hAnsiTheme="majorBidi" w:cstheme="majorBidi"/>
          <w:sz w:val="28"/>
          <w:szCs w:val="28"/>
        </w:rPr>
        <w:t xml:space="preserve">Fields: Area, rooms, year built, block, sale date, city, property type, </w:t>
      </w:r>
      <w:r>
        <w:rPr>
          <w:rFonts w:asciiTheme="majorBidi" w:hAnsiTheme="majorBidi" w:cstheme="majorBidi"/>
          <w:sz w:val="28"/>
          <w:szCs w:val="28"/>
        </w:rPr>
        <w:t>sold part.</w:t>
      </w:r>
    </w:p>
    <w:p w14:paraId="38E4908B" w14:textId="77777777" w:rsidR="00682F13" w:rsidRPr="00F76E37" w:rsidRDefault="00682F13" w:rsidP="00507EDA">
      <w:pPr>
        <w:pStyle w:val="ae"/>
        <w:numPr>
          <w:ilvl w:val="0"/>
          <w:numId w:val="20"/>
        </w:numPr>
        <w:bidi w:val="0"/>
        <w:rPr>
          <w:rFonts w:asciiTheme="majorBidi" w:hAnsiTheme="majorBidi" w:cstheme="majorBidi"/>
          <w:sz w:val="28"/>
          <w:szCs w:val="28"/>
        </w:rPr>
      </w:pPr>
      <w:r w:rsidRPr="00F76E37">
        <w:rPr>
          <w:rFonts w:asciiTheme="majorBidi" w:hAnsiTheme="majorBidi" w:cstheme="majorBidi"/>
          <w:sz w:val="28"/>
          <w:szCs w:val="28"/>
        </w:rPr>
        <w:t>Validation: Data integrity checks</w:t>
      </w:r>
    </w:p>
    <w:p w14:paraId="3389F353" w14:textId="77777777" w:rsidR="00682F13" w:rsidRPr="00F76E37" w:rsidRDefault="00682F13" w:rsidP="00507EDA">
      <w:pPr>
        <w:pStyle w:val="ae"/>
        <w:numPr>
          <w:ilvl w:val="0"/>
          <w:numId w:val="23"/>
        </w:numPr>
        <w:bidi w:val="0"/>
        <w:rPr>
          <w:rFonts w:asciiTheme="majorBidi" w:hAnsiTheme="majorBidi" w:cstheme="majorBidi"/>
          <w:sz w:val="28"/>
          <w:szCs w:val="28"/>
        </w:rPr>
      </w:pPr>
      <w:r w:rsidRPr="00F76E37">
        <w:rPr>
          <w:rFonts w:asciiTheme="majorBidi" w:hAnsiTheme="majorBidi" w:cstheme="majorBidi"/>
          <w:sz w:val="28"/>
          <w:szCs w:val="28"/>
        </w:rPr>
        <w:t>ResultsPage.jsx</w:t>
      </w:r>
    </w:p>
    <w:p w14:paraId="4E487C50" w14:textId="77777777" w:rsidR="00682F13" w:rsidRPr="00F76E37" w:rsidRDefault="00682F13" w:rsidP="00507EDA">
      <w:pPr>
        <w:pStyle w:val="ae"/>
        <w:numPr>
          <w:ilvl w:val="0"/>
          <w:numId w:val="21"/>
        </w:numPr>
        <w:bidi w:val="0"/>
        <w:rPr>
          <w:rFonts w:asciiTheme="majorBidi" w:hAnsiTheme="majorBidi" w:cstheme="majorBidi"/>
          <w:sz w:val="28"/>
          <w:szCs w:val="28"/>
        </w:rPr>
      </w:pPr>
      <w:r w:rsidRPr="00F76E37">
        <w:rPr>
          <w:rFonts w:asciiTheme="majorBidi" w:hAnsiTheme="majorBidi" w:cstheme="majorBidi"/>
          <w:sz w:val="28"/>
          <w:szCs w:val="28"/>
        </w:rPr>
        <w:t>Purpose: Display prediction results</w:t>
      </w:r>
    </w:p>
    <w:p w14:paraId="4DD5D5A4" w14:textId="77777777" w:rsidR="00682F13" w:rsidRDefault="00682F13" w:rsidP="00507EDA">
      <w:pPr>
        <w:pStyle w:val="ae"/>
        <w:numPr>
          <w:ilvl w:val="0"/>
          <w:numId w:val="21"/>
        </w:numPr>
        <w:bidi w:val="0"/>
        <w:rPr>
          <w:rFonts w:asciiTheme="majorBidi" w:hAnsiTheme="majorBidi" w:cstheme="majorBidi"/>
          <w:sz w:val="28"/>
          <w:szCs w:val="28"/>
        </w:rPr>
      </w:pPr>
      <w:r w:rsidRPr="00F76E37">
        <w:rPr>
          <w:rFonts w:asciiTheme="majorBidi" w:hAnsiTheme="majorBidi" w:cstheme="majorBidi"/>
          <w:sz w:val="28"/>
          <w:szCs w:val="28"/>
        </w:rPr>
        <w:t>Functions: Download estimate report, estimate another property</w:t>
      </w:r>
    </w:p>
    <w:p w14:paraId="1F71C07C" w14:textId="77777777" w:rsidR="00682F13" w:rsidRPr="002A750B" w:rsidRDefault="00682F13" w:rsidP="00507EDA">
      <w:pPr>
        <w:pStyle w:val="ae"/>
        <w:numPr>
          <w:ilvl w:val="0"/>
          <w:numId w:val="23"/>
        </w:numPr>
        <w:bidi w:val="0"/>
        <w:rPr>
          <w:rFonts w:asciiTheme="majorBidi" w:hAnsiTheme="majorBidi" w:cstheme="majorBidi"/>
          <w:sz w:val="28"/>
          <w:szCs w:val="28"/>
        </w:rPr>
      </w:pPr>
      <w:r w:rsidRPr="002A750B">
        <w:rPr>
          <w:rFonts w:asciiTheme="majorBidi" w:hAnsiTheme="majorBidi" w:cstheme="majorBidi"/>
          <w:sz w:val="28"/>
          <w:szCs w:val="28"/>
        </w:rPr>
        <w:t>AboutPage.jsx</w:t>
      </w:r>
    </w:p>
    <w:p w14:paraId="69F20898" w14:textId="77777777" w:rsidR="00682F13" w:rsidRPr="002A750B" w:rsidRDefault="00682F13" w:rsidP="00507EDA">
      <w:pPr>
        <w:numPr>
          <w:ilvl w:val="0"/>
          <w:numId w:val="24"/>
        </w:numPr>
        <w:bidi w:val="0"/>
        <w:rPr>
          <w:rFonts w:asciiTheme="majorBidi" w:hAnsiTheme="majorBidi" w:cstheme="majorBidi"/>
          <w:sz w:val="28"/>
          <w:szCs w:val="28"/>
        </w:rPr>
      </w:pPr>
      <w:r w:rsidRPr="002A750B">
        <w:rPr>
          <w:rFonts w:asciiTheme="majorBidi" w:hAnsiTheme="majorBidi" w:cstheme="majorBidi"/>
          <w:sz w:val="28"/>
          <w:szCs w:val="28"/>
        </w:rPr>
        <w:t>Purpose: Provides background information about the platform</w:t>
      </w:r>
    </w:p>
    <w:p w14:paraId="0540AE3A" w14:textId="77777777" w:rsidR="00682F13" w:rsidRPr="002A750B" w:rsidRDefault="00682F13" w:rsidP="00507EDA">
      <w:pPr>
        <w:pStyle w:val="ae"/>
        <w:numPr>
          <w:ilvl w:val="0"/>
          <w:numId w:val="23"/>
        </w:numPr>
        <w:bidi w:val="0"/>
        <w:rPr>
          <w:rFonts w:asciiTheme="majorBidi" w:hAnsiTheme="majorBidi" w:cstheme="majorBidi"/>
          <w:sz w:val="28"/>
          <w:szCs w:val="28"/>
        </w:rPr>
      </w:pPr>
      <w:r w:rsidRPr="002A750B">
        <w:rPr>
          <w:rFonts w:asciiTheme="majorBidi" w:hAnsiTheme="majorBidi" w:cstheme="majorBidi"/>
          <w:sz w:val="28"/>
          <w:szCs w:val="28"/>
        </w:rPr>
        <w:t>HelpPage.jsx</w:t>
      </w:r>
    </w:p>
    <w:p w14:paraId="1D6895FA" w14:textId="77777777" w:rsidR="00682F13" w:rsidRPr="002A750B" w:rsidRDefault="00682F13" w:rsidP="00507EDA">
      <w:pPr>
        <w:numPr>
          <w:ilvl w:val="0"/>
          <w:numId w:val="25"/>
        </w:numPr>
        <w:bidi w:val="0"/>
        <w:rPr>
          <w:rFonts w:asciiTheme="majorBidi" w:hAnsiTheme="majorBidi" w:cstheme="majorBidi"/>
          <w:sz w:val="28"/>
          <w:szCs w:val="28"/>
        </w:rPr>
      </w:pPr>
      <w:r w:rsidRPr="002A750B">
        <w:rPr>
          <w:rFonts w:asciiTheme="majorBidi" w:hAnsiTheme="majorBidi" w:cstheme="majorBidi"/>
          <w:sz w:val="28"/>
          <w:szCs w:val="28"/>
        </w:rPr>
        <w:t>Purpose: Offers user guidance and answers common questions</w:t>
      </w:r>
    </w:p>
    <w:p w14:paraId="504E666B" w14:textId="77777777" w:rsidR="00682F13" w:rsidRPr="002A750B" w:rsidRDefault="00682F13" w:rsidP="00507EDA">
      <w:pPr>
        <w:pStyle w:val="ae"/>
        <w:numPr>
          <w:ilvl w:val="0"/>
          <w:numId w:val="23"/>
        </w:numPr>
        <w:bidi w:val="0"/>
        <w:rPr>
          <w:rFonts w:asciiTheme="majorBidi" w:hAnsiTheme="majorBidi" w:cstheme="majorBidi"/>
          <w:sz w:val="28"/>
          <w:szCs w:val="28"/>
        </w:rPr>
      </w:pPr>
      <w:r w:rsidRPr="002A750B">
        <w:rPr>
          <w:rFonts w:asciiTheme="majorBidi" w:hAnsiTheme="majorBidi" w:cstheme="majorBidi"/>
          <w:sz w:val="28"/>
          <w:szCs w:val="28"/>
        </w:rPr>
        <w:t>HomePage.jsx</w:t>
      </w:r>
    </w:p>
    <w:p w14:paraId="6ABC0577" w14:textId="77777777" w:rsidR="00682F13" w:rsidRPr="002A750B" w:rsidRDefault="00682F13" w:rsidP="00507EDA">
      <w:pPr>
        <w:numPr>
          <w:ilvl w:val="0"/>
          <w:numId w:val="26"/>
        </w:numPr>
        <w:bidi w:val="0"/>
        <w:rPr>
          <w:rFonts w:asciiTheme="majorBidi" w:hAnsiTheme="majorBidi" w:cstheme="majorBidi"/>
          <w:sz w:val="28"/>
          <w:szCs w:val="28"/>
        </w:rPr>
      </w:pPr>
      <w:r w:rsidRPr="002A750B">
        <w:rPr>
          <w:rFonts w:asciiTheme="majorBidi" w:hAnsiTheme="majorBidi" w:cstheme="majorBidi"/>
          <w:sz w:val="28"/>
          <w:szCs w:val="28"/>
        </w:rPr>
        <w:t>Purpose: Introduces the platform</w:t>
      </w:r>
      <w:r>
        <w:rPr>
          <w:rFonts w:asciiTheme="majorBidi" w:hAnsiTheme="majorBidi" w:cstheme="majorBidi"/>
          <w:sz w:val="28"/>
          <w:szCs w:val="28"/>
        </w:rPr>
        <w:t>.</w:t>
      </w:r>
    </w:p>
    <w:p w14:paraId="4A2A83F7" w14:textId="77777777" w:rsidR="00682F13" w:rsidRPr="002A750B" w:rsidRDefault="00682F13" w:rsidP="00507EDA">
      <w:pPr>
        <w:pStyle w:val="ae"/>
        <w:numPr>
          <w:ilvl w:val="0"/>
          <w:numId w:val="23"/>
        </w:numPr>
        <w:bidi w:val="0"/>
        <w:rPr>
          <w:rFonts w:asciiTheme="majorBidi" w:hAnsiTheme="majorBidi" w:cstheme="majorBidi"/>
          <w:sz w:val="28"/>
          <w:szCs w:val="28"/>
        </w:rPr>
      </w:pPr>
      <w:r w:rsidRPr="002A750B">
        <w:rPr>
          <w:rFonts w:asciiTheme="majorBidi" w:hAnsiTheme="majorBidi" w:cstheme="majorBidi"/>
          <w:sz w:val="28"/>
          <w:szCs w:val="28"/>
        </w:rPr>
        <w:t>main.jsx</w:t>
      </w:r>
    </w:p>
    <w:p w14:paraId="5C157D7C" w14:textId="77777777" w:rsidR="00682F13" w:rsidRDefault="00682F13" w:rsidP="00507EDA">
      <w:pPr>
        <w:numPr>
          <w:ilvl w:val="0"/>
          <w:numId w:val="27"/>
        </w:numPr>
        <w:bidi w:val="0"/>
        <w:rPr>
          <w:rFonts w:asciiTheme="majorBidi" w:hAnsiTheme="majorBidi" w:cstheme="majorBidi"/>
          <w:sz w:val="28"/>
          <w:szCs w:val="28"/>
        </w:rPr>
      </w:pPr>
      <w:r w:rsidRPr="002A750B">
        <w:rPr>
          <w:rFonts w:asciiTheme="majorBidi" w:hAnsiTheme="majorBidi" w:cstheme="majorBidi"/>
          <w:sz w:val="28"/>
          <w:szCs w:val="28"/>
        </w:rPr>
        <w:t>Purpose: Initializes and renders the React application</w:t>
      </w:r>
    </w:p>
    <w:p w14:paraId="3F7BE752" w14:textId="77777777" w:rsidR="00682F13" w:rsidRDefault="00682F13" w:rsidP="00682F13">
      <w:pPr>
        <w:bidi w:val="0"/>
        <w:ind w:left="1080"/>
        <w:rPr>
          <w:rFonts w:asciiTheme="majorBidi" w:hAnsiTheme="majorBidi" w:cstheme="majorBidi"/>
          <w:sz w:val="28"/>
          <w:szCs w:val="28"/>
        </w:rPr>
      </w:pPr>
    </w:p>
    <w:p w14:paraId="0F661680" w14:textId="77777777" w:rsidR="00682F13" w:rsidRDefault="00682F13" w:rsidP="00682F13">
      <w:pPr>
        <w:bidi w:val="0"/>
        <w:ind w:left="1080"/>
        <w:rPr>
          <w:rFonts w:asciiTheme="majorBidi" w:hAnsiTheme="majorBidi" w:cstheme="majorBidi"/>
          <w:sz w:val="28"/>
          <w:szCs w:val="28"/>
        </w:rPr>
      </w:pPr>
    </w:p>
    <w:p w14:paraId="5A79DA94" w14:textId="77777777" w:rsidR="00682F13" w:rsidRPr="00127D41" w:rsidRDefault="00682F13" w:rsidP="00507EDA">
      <w:pPr>
        <w:pStyle w:val="ae"/>
        <w:numPr>
          <w:ilvl w:val="1"/>
          <w:numId w:val="15"/>
        </w:numPr>
        <w:bidi w:val="0"/>
        <w:rPr>
          <w:rFonts w:asciiTheme="majorBidi" w:hAnsiTheme="majorBidi" w:cstheme="majorBidi"/>
          <w:b/>
          <w:bCs/>
          <w:sz w:val="28"/>
          <w:szCs w:val="28"/>
        </w:rPr>
      </w:pPr>
      <w:bookmarkStart w:id="58" w:name="_Ref204337303"/>
      <w:r w:rsidRPr="00127D41">
        <w:rPr>
          <w:rFonts w:asciiTheme="majorBidi" w:hAnsiTheme="majorBidi" w:cstheme="majorBidi"/>
          <w:b/>
          <w:bCs/>
          <w:sz w:val="28"/>
          <w:szCs w:val="28"/>
        </w:rPr>
        <w:lastRenderedPageBreak/>
        <w:t>Project Structure</w:t>
      </w:r>
      <w:bookmarkEnd w:id="58"/>
    </w:p>
    <w:p w14:paraId="0FC354CF" w14:textId="77777777" w:rsidR="00682F13" w:rsidRDefault="00682F13" w:rsidP="00682F13">
      <w:pPr>
        <w:bidi w:val="0"/>
        <w:rPr>
          <w:rFonts w:asciiTheme="majorBidi" w:hAnsiTheme="majorBidi" w:cstheme="majorBidi"/>
          <w:sz w:val="28"/>
          <w:szCs w:val="28"/>
        </w:rPr>
      </w:pPr>
      <w:r w:rsidRPr="006E2A52">
        <w:rPr>
          <w:rFonts w:asciiTheme="majorBidi" w:hAnsiTheme="majorBidi" w:cstheme="majorBidi"/>
          <w:noProof/>
          <w:sz w:val="28"/>
          <w:szCs w:val="28"/>
        </w:rPr>
        <w:drawing>
          <wp:inline distT="0" distB="0" distL="0" distR="0" wp14:anchorId="3CB1756D" wp14:editId="7EF2ADF6">
            <wp:extent cx="5274310" cy="5225415"/>
            <wp:effectExtent l="0" t="0" r="2540" b="0"/>
            <wp:docPr id="13212615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61569" name=""/>
                    <pic:cNvPicPr/>
                  </pic:nvPicPr>
                  <pic:blipFill>
                    <a:blip r:embed="rId26"/>
                    <a:stretch>
                      <a:fillRect/>
                    </a:stretch>
                  </pic:blipFill>
                  <pic:spPr>
                    <a:xfrm>
                      <a:off x="0" y="0"/>
                      <a:ext cx="5274310" cy="5225415"/>
                    </a:xfrm>
                    <a:prstGeom prst="rect">
                      <a:avLst/>
                    </a:prstGeom>
                  </pic:spPr>
                </pic:pic>
              </a:graphicData>
            </a:graphic>
          </wp:inline>
        </w:drawing>
      </w:r>
    </w:p>
    <w:p w14:paraId="53993209" w14:textId="2CFB8000" w:rsidR="00682F13" w:rsidRPr="00895FE6" w:rsidRDefault="00682F13" w:rsidP="00682F13">
      <w:pPr>
        <w:bidi w:val="0"/>
        <w:rPr>
          <w:rFonts w:asciiTheme="majorBidi" w:hAnsiTheme="majorBidi" w:cstheme="majorBidi"/>
          <w:i/>
          <w:iCs/>
          <w:sz w:val="28"/>
          <w:szCs w:val="28"/>
        </w:rPr>
      </w:pPr>
      <w:r w:rsidRPr="00895FE6">
        <w:rPr>
          <w:i/>
          <w:iCs/>
          <w:sz w:val="20"/>
          <w:szCs w:val="20"/>
        </w:rPr>
        <w:t xml:space="preserve">Figure </w:t>
      </w:r>
      <w:r w:rsidR="00895FE6" w:rsidRPr="00895FE6">
        <w:rPr>
          <w:i/>
          <w:iCs/>
          <w:sz w:val="20"/>
          <w:szCs w:val="20"/>
        </w:rPr>
        <w:t>11</w:t>
      </w:r>
      <w:r w:rsidRPr="00895FE6">
        <w:rPr>
          <w:i/>
          <w:iCs/>
          <w:sz w:val="20"/>
          <w:szCs w:val="20"/>
        </w:rPr>
        <w:t>: Project Structure Diagram</w:t>
      </w:r>
    </w:p>
    <w:p w14:paraId="37215CE2" w14:textId="77777777" w:rsidR="00682F13" w:rsidRDefault="00682F13" w:rsidP="00682F13">
      <w:pPr>
        <w:bidi w:val="0"/>
        <w:rPr>
          <w:rFonts w:asciiTheme="majorBidi" w:hAnsiTheme="majorBidi" w:cstheme="majorBidi"/>
          <w:sz w:val="28"/>
          <w:szCs w:val="28"/>
        </w:rPr>
      </w:pPr>
    </w:p>
    <w:p w14:paraId="15F52D3C" w14:textId="77777777" w:rsidR="00682F13" w:rsidRDefault="00682F13" w:rsidP="00507EDA">
      <w:pPr>
        <w:pStyle w:val="ae"/>
        <w:numPr>
          <w:ilvl w:val="1"/>
          <w:numId w:val="15"/>
        </w:numPr>
        <w:bidi w:val="0"/>
        <w:rPr>
          <w:rFonts w:asciiTheme="majorBidi" w:hAnsiTheme="majorBidi" w:cstheme="majorBidi"/>
          <w:b/>
          <w:bCs/>
          <w:sz w:val="28"/>
          <w:szCs w:val="28"/>
        </w:rPr>
      </w:pPr>
      <w:bookmarkStart w:id="59" w:name="_Ref204337311"/>
      <w:r w:rsidRPr="00C94F53">
        <w:rPr>
          <w:rFonts w:asciiTheme="majorBidi" w:hAnsiTheme="majorBidi" w:cstheme="majorBidi"/>
          <w:b/>
          <w:bCs/>
          <w:sz w:val="28"/>
          <w:szCs w:val="28"/>
        </w:rPr>
        <w:t>Package Diagram</w:t>
      </w:r>
      <w:bookmarkEnd w:id="59"/>
    </w:p>
    <w:p w14:paraId="79D5162F" w14:textId="77777777" w:rsidR="00682F13" w:rsidRPr="00FB600E" w:rsidRDefault="00682F13" w:rsidP="00682F13">
      <w:pPr>
        <w:bidi w:val="0"/>
        <w:ind w:left="720"/>
        <w:rPr>
          <w:rFonts w:asciiTheme="majorBidi" w:hAnsiTheme="majorBidi" w:cstheme="majorBidi"/>
          <w:b/>
          <w:bCs/>
          <w:sz w:val="28"/>
          <w:szCs w:val="28"/>
        </w:rPr>
      </w:pPr>
      <w:r w:rsidRPr="00FB600E">
        <w:rPr>
          <w:rFonts w:asciiTheme="majorBidi" w:hAnsiTheme="majorBidi" w:cstheme="majorBidi"/>
          <w:sz w:val="28"/>
          <w:szCs w:val="28"/>
        </w:rPr>
        <w:t xml:space="preserve">The diagram below shows the structure of our real estate prediction system. It includes different parts of the project like the user interface (UI), the server that handles predictions, the machine learning model, and the saved model file. Each part contains its main components and the functions they use. </w:t>
      </w:r>
    </w:p>
    <w:p w14:paraId="7EC0FC89" w14:textId="77777777" w:rsidR="00682F13" w:rsidRDefault="00682F13" w:rsidP="00682F13">
      <w:pPr>
        <w:bidi w:val="0"/>
        <w:ind w:left="720"/>
        <w:rPr>
          <w:rFonts w:asciiTheme="majorBidi" w:hAnsiTheme="majorBidi" w:cstheme="majorBidi"/>
          <w:sz w:val="28"/>
          <w:szCs w:val="28"/>
        </w:rPr>
      </w:pPr>
      <w:r w:rsidRPr="00C94F53">
        <w:rPr>
          <w:rFonts w:asciiTheme="majorBidi" w:hAnsiTheme="majorBidi" w:cstheme="majorBidi"/>
          <w:sz w:val="28"/>
          <w:szCs w:val="28"/>
        </w:rPr>
        <w:t xml:space="preserve">The </w:t>
      </w:r>
      <w:r>
        <w:rPr>
          <w:rFonts w:asciiTheme="majorBidi" w:hAnsiTheme="majorBidi" w:cstheme="majorBidi"/>
          <w:sz w:val="28"/>
          <w:szCs w:val="28"/>
        </w:rPr>
        <w:t>lines</w:t>
      </w:r>
      <w:r w:rsidRPr="00C94F53">
        <w:rPr>
          <w:rFonts w:asciiTheme="majorBidi" w:hAnsiTheme="majorBidi" w:cstheme="majorBidi"/>
          <w:sz w:val="28"/>
          <w:szCs w:val="28"/>
        </w:rPr>
        <w:t xml:space="preserve"> show how the parts are connected and how they work together</w:t>
      </w:r>
      <w:r>
        <w:rPr>
          <w:rFonts w:asciiTheme="majorBidi" w:hAnsiTheme="majorBidi" w:cstheme="majorBidi"/>
          <w:sz w:val="28"/>
          <w:szCs w:val="28"/>
        </w:rPr>
        <w:t>.</w:t>
      </w:r>
    </w:p>
    <w:p w14:paraId="4CA51086" w14:textId="18C20C2A" w:rsidR="00682F13" w:rsidRDefault="008667DA" w:rsidP="00682F13">
      <w:pPr>
        <w:bidi w:val="0"/>
        <w:ind w:left="720"/>
        <w:rPr>
          <w:rFonts w:asciiTheme="majorBidi" w:hAnsiTheme="majorBidi" w:cstheme="majorBidi"/>
          <w:sz w:val="28"/>
          <w:szCs w:val="28"/>
        </w:rPr>
      </w:pPr>
      <w:r w:rsidRPr="00C94F53">
        <w:rPr>
          <w:rFonts w:asciiTheme="majorBidi" w:hAnsiTheme="majorBidi" w:cstheme="majorBidi"/>
          <w:sz w:val="28"/>
          <w:szCs w:val="28"/>
        </w:rPr>
        <w:t>The</w:t>
      </w:r>
      <w:r w:rsidR="00682F13" w:rsidRPr="00C94F53">
        <w:rPr>
          <w:rFonts w:asciiTheme="majorBidi" w:hAnsiTheme="majorBidi" w:cstheme="majorBidi"/>
          <w:sz w:val="28"/>
          <w:szCs w:val="28"/>
        </w:rPr>
        <w:t xml:space="preserve"> UI sends data to the server, the server uses the trained model to predict, and the training process creates the model file.</w:t>
      </w:r>
      <w:r w:rsidR="00682F13">
        <w:rPr>
          <w:rFonts w:asciiTheme="majorBidi" w:hAnsiTheme="majorBidi" w:cstheme="majorBidi"/>
          <w:sz w:val="28"/>
          <w:szCs w:val="28"/>
        </w:rPr>
        <w:t xml:space="preserve"> </w:t>
      </w:r>
    </w:p>
    <w:p w14:paraId="7377CF26" w14:textId="5B9B5E75" w:rsidR="00682F13" w:rsidRDefault="008403CB" w:rsidP="00682F13">
      <w:pPr>
        <w:bidi w:val="0"/>
        <w:ind w:left="720"/>
        <w:rPr>
          <w:rFonts w:asciiTheme="majorBidi" w:hAnsiTheme="majorBidi" w:cstheme="majorBidi"/>
          <w:sz w:val="28"/>
          <w:szCs w:val="28"/>
        </w:rPr>
      </w:pPr>
      <w:r>
        <w:rPr>
          <w:rFonts w:asciiTheme="majorBidi" w:hAnsiTheme="majorBidi" w:cstheme="majorBidi"/>
          <w:sz w:val="28"/>
          <w:szCs w:val="28"/>
        </w:rPr>
        <w:lastRenderedPageBreak/>
        <w:t>The</w:t>
      </w:r>
      <w:r w:rsidR="00682F13" w:rsidRPr="00C43A75">
        <w:rPr>
          <w:rFonts w:asciiTheme="majorBidi" w:hAnsiTheme="majorBidi" w:cstheme="majorBidi"/>
          <w:sz w:val="28"/>
          <w:szCs w:val="28"/>
        </w:rPr>
        <w:t xml:space="preserve"> </w:t>
      </w:r>
      <w:r w:rsidR="00682F13">
        <w:rPr>
          <w:rFonts w:asciiTheme="majorBidi" w:hAnsiTheme="majorBidi" w:cstheme="majorBidi"/>
          <w:sz w:val="28"/>
          <w:szCs w:val="28"/>
        </w:rPr>
        <w:t>line</w:t>
      </w:r>
      <w:r w:rsidR="00682F13" w:rsidRPr="00C43A75">
        <w:rPr>
          <w:rFonts w:asciiTheme="majorBidi" w:hAnsiTheme="majorBidi" w:cstheme="majorBidi"/>
          <w:sz w:val="28"/>
          <w:szCs w:val="28"/>
        </w:rPr>
        <w:t xml:space="preserve"> PropertyForm to data shows that this form collects the input data from the user.</w:t>
      </w:r>
      <w:r w:rsidR="00682F13">
        <w:rPr>
          <w:rFonts w:asciiTheme="majorBidi" w:hAnsiTheme="majorBidi" w:cstheme="majorBidi"/>
          <w:sz w:val="28"/>
          <w:szCs w:val="28"/>
        </w:rPr>
        <w:t xml:space="preserve"> </w:t>
      </w:r>
      <w:r>
        <w:rPr>
          <w:rFonts w:asciiTheme="majorBidi" w:hAnsiTheme="majorBidi" w:cstheme="majorBidi"/>
          <w:sz w:val="28"/>
          <w:szCs w:val="28"/>
        </w:rPr>
        <w:t>The</w:t>
      </w:r>
      <w:r w:rsidR="00682F13" w:rsidRPr="00C43A75">
        <w:rPr>
          <w:rFonts w:asciiTheme="majorBidi" w:hAnsiTheme="majorBidi" w:cstheme="majorBidi"/>
          <w:sz w:val="28"/>
          <w:szCs w:val="28"/>
        </w:rPr>
        <w:t xml:space="preserve"> </w:t>
      </w:r>
      <w:r w:rsidR="00682F13">
        <w:rPr>
          <w:rFonts w:asciiTheme="majorBidi" w:hAnsiTheme="majorBidi" w:cstheme="majorBidi"/>
          <w:sz w:val="28"/>
          <w:szCs w:val="28"/>
        </w:rPr>
        <w:t>line</w:t>
      </w:r>
      <w:r w:rsidR="00682F13" w:rsidRPr="00C43A75">
        <w:rPr>
          <w:rFonts w:asciiTheme="majorBidi" w:hAnsiTheme="majorBidi" w:cstheme="majorBidi"/>
          <w:sz w:val="28"/>
          <w:szCs w:val="28"/>
        </w:rPr>
        <w:t xml:space="preserve"> from data to ResultPage shows that the result page uses the same property data to display a summary of the input alongside the predicted price.</w:t>
      </w:r>
      <w:r w:rsidR="00682F13">
        <w:rPr>
          <w:rFonts w:asciiTheme="majorBidi" w:hAnsiTheme="majorBidi" w:cstheme="majorBidi"/>
          <w:sz w:val="28"/>
          <w:szCs w:val="28"/>
        </w:rPr>
        <w:t xml:space="preserve"> </w:t>
      </w:r>
      <w:r>
        <w:rPr>
          <w:rFonts w:asciiTheme="majorBidi" w:hAnsiTheme="majorBidi" w:cstheme="majorBidi"/>
          <w:sz w:val="28"/>
          <w:szCs w:val="28"/>
        </w:rPr>
        <w:t>The</w:t>
      </w:r>
      <w:r w:rsidR="00682F13" w:rsidRPr="00C43A75">
        <w:rPr>
          <w:rFonts w:asciiTheme="majorBidi" w:hAnsiTheme="majorBidi" w:cstheme="majorBidi"/>
          <w:sz w:val="28"/>
          <w:szCs w:val="28"/>
        </w:rPr>
        <w:t xml:space="preserve"> </w:t>
      </w:r>
      <w:r w:rsidR="00682F13">
        <w:rPr>
          <w:rFonts w:asciiTheme="majorBidi" w:hAnsiTheme="majorBidi" w:cstheme="majorBidi"/>
          <w:sz w:val="28"/>
          <w:szCs w:val="28"/>
        </w:rPr>
        <w:t>line</w:t>
      </w:r>
      <w:r w:rsidR="00682F13" w:rsidRPr="00C43A75">
        <w:rPr>
          <w:rFonts w:asciiTheme="majorBidi" w:hAnsiTheme="majorBidi" w:cstheme="majorBidi"/>
          <w:sz w:val="28"/>
          <w:szCs w:val="28"/>
        </w:rPr>
        <w:t xml:space="preserve"> from Server to apartment_price_model shows </w:t>
      </w:r>
      <w:r w:rsidR="00682F13">
        <w:rPr>
          <w:rFonts w:asciiTheme="majorBidi" w:hAnsiTheme="majorBidi" w:cstheme="majorBidi"/>
          <w:sz w:val="28"/>
          <w:szCs w:val="28"/>
        </w:rPr>
        <w:t>from where</w:t>
      </w:r>
      <w:r w:rsidR="00682F13" w:rsidRPr="00C43A75">
        <w:rPr>
          <w:rFonts w:asciiTheme="majorBidi" w:hAnsiTheme="majorBidi" w:cstheme="majorBidi"/>
          <w:sz w:val="28"/>
          <w:szCs w:val="28"/>
        </w:rPr>
        <w:t xml:space="preserve"> the server </w:t>
      </w:r>
      <w:r w:rsidR="00682F13">
        <w:rPr>
          <w:rFonts w:asciiTheme="majorBidi" w:hAnsiTheme="majorBidi" w:cstheme="majorBidi"/>
          <w:sz w:val="28"/>
          <w:szCs w:val="28"/>
        </w:rPr>
        <w:t>gets</w:t>
      </w:r>
      <w:r w:rsidR="00682F13" w:rsidRPr="00C43A75">
        <w:rPr>
          <w:rFonts w:asciiTheme="majorBidi" w:hAnsiTheme="majorBidi" w:cstheme="majorBidi"/>
          <w:sz w:val="28"/>
          <w:szCs w:val="28"/>
        </w:rPr>
        <w:t xml:space="preserve"> the trained model file to make predictions.</w:t>
      </w:r>
      <w:r w:rsidR="00682F13">
        <w:rPr>
          <w:rFonts w:asciiTheme="majorBidi" w:hAnsiTheme="majorBidi" w:cstheme="majorBidi"/>
          <w:sz w:val="28"/>
          <w:szCs w:val="28"/>
        </w:rPr>
        <w:t xml:space="preserve"> </w:t>
      </w:r>
      <w:r>
        <w:rPr>
          <w:rFonts w:asciiTheme="majorBidi" w:hAnsiTheme="majorBidi" w:cstheme="majorBidi"/>
          <w:sz w:val="28"/>
          <w:szCs w:val="28"/>
        </w:rPr>
        <w:t>The</w:t>
      </w:r>
      <w:r w:rsidR="00682F13" w:rsidRPr="00C43A75">
        <w:rPr>
          <w:rFonts w:asciiTheme="majorBidi" w:hAnsiTheme="majorBidi" w:cstheme="majorBidi"/>
          <w:sz w:val="28"/>
          <w:szCs w:val="28"/>
        </w:rPr>
        <w:t xml:space="preserve"> </w:t>
      </w:r>
      <w:r w:rsidR="00682F13">
        <w:rPr>
          <w:rFonts w:asciiTheme="majorBidi" w:hAnsiTheme="majorBidi" w:cstheme="majorBidi"/>
          <w:sz w:val="28"/>
          <w:szCs w:val="28"/>
        </w:rPr>
        <w:t>line</w:t>
      </w:r>
      <w:r w:rsidR="00682F13" w:rsidRPr="00C43A75">
        <w:rPr>
          <w:rFonts w:asciiTheme="majorBidi" w:hAnsiTheme="majorBidi" w:cstheme="majorBidi"/>
          <w:sz w:val="28"/>
          <w:szCs w:val="28"/>
        </w:rPr>
        <w:t xml:space="preserve"> from </w:t>
      </w:r>
      <w:r w:rsidR="00682F13">
        <w:rPr>
          <w:rFonts w:asciiTheme="majorBidi" w:hAnsiTheme="majorBidi" w:cstheme="majorBidi"/>
          <w:sz w:val="28"/>
          <w:szCs w:val="28"/>
        </w:rPr>
        <w:t>model</w:t>
      </w:r>
      <w:r w:rsidR="00682F13" w:rsidRPr="00C43A75">
        <w:rPr>
          <w:rFonts w:asciiTheme="majorBidi" w:hAnsiTheme="majorBidi" w:cstheme="majorBidi"/>
          <w:sz w:val="28"/>
          <w:szCs w:val="28"/>
        </w:rPr>
        <w:t xml:space="preserve"> to apartment_price_model shows that </w:t>
      </w:r>
      <w:r w:rsidR="00682F13">
        <w:rPr>
          <w:rFonts w:asciiTheme="majorBidi" w:hAnsiTheme="majorBidi" w:cstheme="majorBidi"/>
          <w:sz w:val="28"/>
          <w:szCs w:val="28"/>
        </w:rPr>
        <w:t>after the</w:t>
      </w:r>
      <w:r w:rsidR="00682F13" w:rsidRPr="00C43A75">
        <w:rPr>
          <w:rFonts w:asciiTheme="majorBidi" w:hAnsiTheme="majorBidi" w:cstheme="majorBidi"/>
          <w:sz w:val="28"/>
          <w:szCs w:val="28"/>
        </w:rPr>
        <w:t xml:space="preserve"> training process the model file</w:t>
      </w:r>
      <w:r w:rsidR="00682F13">
        <w:rPr>
          <w:rFonts w:asciiTheme="majorBidi" w:hAnsiTheme="majorBidi" w:cstheme="majorBidi"/>
          <w:sz w:val="28"/>
          <w:szCs w:val="28"/>
        </w:rPr>
        <w:t xml:space="preserve"> created and saved to be</w:t>
      </w:r>
      <w:r w:rsidR="00682F13" w:rsidRPr="00C43A75">
        <w:rPr>
          <w:rFonts w:asciiTheme="majorBidi" w:hAnsiTheme="majorBidi" w:cstheme="majorBidi"/>
          <w:sz w:val="28"/>
          <w:szCs w:val="28"/>
        </w:rPr>
        <w:t xml:space="preserve"> used by the server.</w:t>
      </w:r>
    </w:p>
    <w:p w14:paraId="5652E947" w14:textId="77777777" w:rsidR="00682F13" w:rsidRPr="00C94F53" w:rsidRDefault="00682F13" w:rsidP="00682F13">
      <w:pPr>
        <w:bidi w:val="0"/>
        <w:ind w:left="720"/>
        <w:rPr>
          <w:rFonts w:asciiTheme="majorBidi" w:hAnsiTheme="majorBidi" w:cstheme="majorBidi"/>
          <w:sz w:val="28"/>
          <w:szCs w:val="28"/>
        </w:rPr>
      </w:pPr>
    </w:p>
    <w:p w14:paraId="45CC2807" w14:textId="77777777" w:rsidR="00682F13" w:rsidRDefault="00682F13" w:rsidP="00682F13">
      <w:pPr>
        <w:bidi w:val="0"/>
        <w:rPr>
          <w:rFonts w:asciiTheme="majorBidi" w:hAnsiTheme="majorBidi" w:cstheme="majorBidi"/>
          <w:sz w:val="28"/>
          <w:szCs w:val="28"/>
        </w:rPr>
      </w:pPr>
      <w:r w:rsidRPr="002574A9">
        <w:rPr>
          <w:rFonts w:asciiTheme="majorBidi" w:hAnsiTheme="majorBidi" w:cstheme="majorBidi"/>
          <w:noProof/>
          <w:sz w:val="28"/>
          <w:szCs w:val="28"/>
        </w:rPr>
        <w:drawing>
          <wp:inline distT="0" distB="0" distL="0" distR="0" wp14:anchorId="3F08AEA1" wp14:editId="4B201E7E">
            <wp:extent cx="5274310" cy="4297045"/>
            <wp:effectExtent l="0" t="0" r="2540" b="8255"/>
            <wp:docPr id="1980065700" name="תמונה 1" descr="תמונה שמכילה טקסט, צילום מסך, תרשים, מלב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65700" name="תמונה 1" descr="תמונה שמכילה טקסט, צילום מסך, תרשים, מלבן&#10;&#10;תוכן שנוצר על-ידי בינה מלאכותית עשוי להיות שגוי."/>
                    <pic:cNvPicPr/>
                  </pic:nvPicPr>
                  <pic:blipFill rotWithShape="1">
                    <a:blip r:embed="rId27"/>
                    <a:srcRect t="811"/>
                    <a:stretch/>
                  </pic:blipFill>
                  <pic:spPr bwMode="auto">
                    <a:xfrm>
                      <a:off x="0" y="0"/>
                      <a:ext cx="5274310" cy="4297045"/>
                    </a:xfrm>
                    <a:prstGeom prst="rect">
                      <a:avLst/>
                    </a:prstGeom>
                    <a:ln>
                      <a:noFill/>
                    </a:ln>
                    <a:extLst>
                      <a:ext uri="{53640926-AAD7-44D8-BBD7-CCE9431645EC}">
                        <a14:shadowObscured xmlns:a14="http://schemas.microsoft.com/office/drawing/2010/main"/>
                      </a:ext>
                    </a:extLst>
                  </pic:spPr>
                </pic:pic>
              </a:graphicData>
            </a:graphic>
          </wp:inline>
        </w:drawing>
      </w:r>
    </w:p>
    <w:p w14:paraId="44286936" w14:textId="5D9C970A" w:rsidR="00682F13" w:rsidRPr="00895FE6" w:rsidRDefault="00682F13" w:rsidP="00682F13">
      <w:pPr>
        <w:bidi w:val="0"/>
        <w:rPr>
          <w:rFonts w:asciiTheme="majorBidi" w:hAnsiTheme="majorBidi" w:cstheme="majorBidi"/>
          <w:i/>
          <w:iCs/>
          <w:sz w:val="28"/>
          <w:szCs w:val="28"/>
        </w:rPr>
      </w:pPr>
      <w:r w:rsidRPr="00895FE6">
        <w:rPr>
          <w:i/>
          <w:iCs/>
          <w:sz w:val="20"/>
          <w:szCs w:val="20"/>
        </w:rPr>
        <w:t xml:space="preserve">Figure </w:t>
      </w:r>
      <w:r w:rsidR="00895FE6" w:rsidRPr="00895FE6">
        <w:rPr>
          <w:i/>
          <w:iCs/>
          <w:sz w:val="20"/>
          <w:szCs w:val="20"/>
        </w:rPr>
        <w:t>12</w:t>
      </w:r>
      <w:r w:rsidRPr="00895FE6">
        <w:rPr>
          <w:i/>
          <w:iCs/>
          <w:sz w:val="20"/>
          <w:szCs w:val="20"/>
        </w:rPr>
        <w:t>: Package Diagram</w:t>
      </w:r>
    </w:p>
    <w:p w14:paraId="5D592032" w14:textId="77777777" w:rsidR="00682F13" w:rsidRDefault="00682F13" w:rsidP="00682F13">
      <w:pPr>
        <w:bidi w:val="0"/>
        <w:rPr>
          <w:rFonts w:asciiTheme="majorBidi" w:hAnsiTheme="majorBidi" w:cstheme="majorBidi"/>
          <w:sz w:val="28"/>
          <w:szCs w:val="28"/>
        </w:rPr>
      </w:pPr>
    </w:p>
    <w:p w14:paraId="3F35075D" w14:textId="77777777" w:rsidR="00682F13" w:rsidRDefault="00682F13" w:rsidP="00507EDA">
      <w:pPr>
        <w:pStyle w:val="ae"/>
        <w:numPr>
          <w:ilvl w:val="1"/>
          <w:numId w:val="15"/>
        </w:numPr>
        <w:bidi w:val="0"/>
        <w:rPr>
          <w:rFonts w:asciiTheme="majorBidi" w:hAnsiTheme="majorBidi" w:cstheme="majorBidi"/>
          <w:b/>
          <w:bCs/>
          <w:sz w:val="28"/>
          <w:szCs w:val="28"/>
        </w:rPr>
      </w:pPr>
      <w:bookmarkStart w:id="60" w:name="_Ref204337317"/>
      <w:r w:rsidRPr="002479CF">
        <w:rPr>
          <w:rFonts w:asciiTheme="majorBidi" w:hAnsiTheme="majorBidi" w:cstheme="majorBidi"/>
          <w:b/>
          <w:bCs/>
          <w:sz w:val="28"/>
          <w:szCs w:val="28"/>
        </w:rPr>
        <w:t>Modifying or Updating the System</w:t>
      </w:r>
      <w:bookmarkEnd w:id="60"/>
    </w:p>
    <w:p w14:paraId="70685585" w14:textId="77777777" w:rsidR="00682F13" w:rsidRPr="002479CF" w:rsidRDefault="00682F13" w:rsidP="00682F13">
      <w:pPr>
        <w:pStyle w:val="ae"/>
        <w:bidi w:val="0"/>
        <w:rPr>
          <w:rFonts w:asciiTheme="majorBidi" w:hAnsiTheme="majorBidi" w:cstheme="majorBidi"/>
          <w:b/>
          <w:bCs/>
          <w:sz w:val="28"/>
          <w:szCs w:val="28"/>
        </w:rPr>
      </w:pPr>
    </w:p>
    <w:p w14:paraId="6DA5CE3E" w14:textId="77777777" w:rsidR="00682F13" w:rsidRDefault="00682F13" w:rsidP="00507EDA">
      <w:pPr>
        <w:pStyle w:val="ae"/>
        <w:numPr>
          <w:ilvl w:val="0"/>
          <w:numId w:val="28"/>
        </w:numPr>
        <w:bidi w:val="0"/>
        <w:rPr>
          <w:rFonts w:asciiTheme="majorBidi" w:hAnsiTheme="majorBidi" w:cstheme="majorBidi"/>
          <w:b/>
          <w:bCs/>
          <w:sz w:val="28"/>
          <w:szCs w:val="28"/>
        </w:rPr>
      </w:pPr>
      <w:r w:rsidRPr="0059118F">
        <w:rPr>
          <w:rFonts w:asciiTheme="majorBidi" w:hAnsiTheme="majorBidi" w:cstheme="majorBidi"/>
          <w:b/>
          <w:bCs/>
          <w:sz w:val="28"/>
          <w:szCs w:val="28"/>
        </w:rPr>
        <w:t>Add More Cities</w:t>
      </w:r>
    </w:p>
    <w:p w14:paraId="0CE61557" w14:textId="77777777" w:rsidR="00682F13" w:rsidRDefault="00682F13" w:rsidP="00682F13">
      <w:pPr>
        <w:pStyle w:val="ae"/>
        <w:bidi w:val="0"/>
        <w:rPr>
          <w:rFonts w:asciiTheme="majorBidi" w:hAnsiTheme="majorBidi" w:cstheme="majorBidi"/>
          <w:b/>
          <w:bCs/>
          <w:sz w:val="28"/>
          <w:szCs w:val="28"/>
        </w:rPr>
      </w:pPr>
    </w:p>
    <w:p w14:paraId="71CD64F9" w14:textId="77777777" w:rsidR="00682F13" w:rsidRPr="00127D41" w:rsidRDefault="00682F13" w:rsidP="00682F13">
      <w:pPr>
        <w:pStyle w:val="ae"/>
        <w:bidi w:val="0"/>
        <w:rPr>
          <w:rFonts w:asciiTheme="majorBidi" w:hAnsiTheme="majorBidi" w:cstheme="majorBidi"/>
          <w:b/>
          <w:bCs/>
          <w:sz w:val="28"/>
          <w:szCs w:val="28"/>
        </w:rPr>
      </w:pPr>
      <w:r w:rsidRPr="00127D41">
        <w:rPr>
          <w:rFonts w:asciiTheme="majorBidi" w:hAnsiTheme="majorBidi" w:cstheme="majorBidi"/>
          <w:sz w:val="28"/>
          <w:szCs w:val="28"/>
        </w:rPr>
        <w:t xml:space="preserve">There is already a folder in the GitHub repository named </w:t>
      </w:r>
      <w:r>
        <w:rPr>
          <w:rFonts w:asciiTheme="majorBidi" w:hAnsiTheme="majorBidi" w:cstheme="majorBidi"/>
          <w:sz w:val="28"/>
          <w:szCs w:val="28"/>
        </w:rPr>
        <w:t>ModelTrain</w:t>
      </w:r>
      <w:r w:rsidRPr="00127D41">
        <w:rPr>
          <w:rFonts w:asciiTheme="majorBidi" w:hAnsiTheme="majorBidi" w:cstheme="majorBidi"/>
          <w:sz w:val="28"/>
          <w:szCs w:val="28"/>
        </w:rPr>
        <w:t xml:space="preserve"> with a file called </w:t>
      </w:r>
      <w:r>
        <w:rPr>
          <w:rFonts w:asciiTheme="majorBidi" w:hAnsiTheme="majorBidi" w:cstheme="majorBidi"/>
          <w:sz w:val="28"/>
          <w:szCs w:val="28"/>
        </w:rPr>
        <w:t>model</w:t>
      </w:r>
      <w:r w:rsidRPr="00127D41">
        <w:rPr>
          <w:rFonts w:asciiTheme="majorBidi" w:hAnsiTheme="majorBidi" w:cstheme="majorBidi"/>
          <w:sz w:val="28"/>
          <w:szCs w:val="28"/>
        </w:rPr>
        <w:t>.py that contains building and training the model.</w:t>
      </w:r>
    </w:p>
    <w:p w14:paraId="6FA79166" w14:textId="77777777" w:rsidR="00682F13" w:rsidRDefault="00682F13" w:rsidP="00682F13">
      <w:pPr>
        <w:pStyle w:val="ae"/>
        <w:bidi w:val="0"/>
        <w:rPr>
          <w:rFonts w:asciiTheme="majorBidi" w:hAnsiTheme="majorBidi" w:cstheme="majorBidi"/>
          <w:sz w:val="28"/>
          <w:szCs w:val="28"/>
        </w:rPr>
      </w:pPr>
      <w:r w:rsidRPr="002479CF">
        <w:rPr>
          <w:rFonts w:asciiTheme="majorBidi" w:hAnsiTheme="majorBidi" w:cstheme="majorBidi"/>
          <w:sz w:val="28"/>
          <w:szCs w:val="28"/>
        </w:rPr>
        <w:lastRenderedPageBreak/>
        <w:t xml:space="preserve">To add a new city, you only need to provide </w:t>
      </w:r>
      <w:r>
        <w:rPr>
          <w:rFonts w:asciiTheme="majorBidi" w:hAnsiTheme="majorBidi" w:cstheme="majorBidi"/>
          <w:sz w:val="28"/>
          <w:szCs w:val="28"/>
        </w:rPr>
        <w:t xml:space="preserve">a </w:t>
      </w:r>
      <w:r w:rsidRPr="002479CF">
        <w:rPr>
          <w:rFonts w:asciiTheme="majorBidi" w:hAnsiTheme="majorBidi" w:cstheme="majorBidi"/>
          <w:sz w:val="28"/>
          <w:szCs w:val="28"/>
        </w:rPr>
        <w:t>data</w:t>
      </w:r>
      <w:r>
        <w:rPr>
          <w:rFonts w:asciiTheme="majorBidi" w:hAnsiTheme="majorBidi" w:cstheme="majorBidi"/>
          <w:sz w:val="28"/>
          <w:szCs w:val="28"/>
        </w:rPr>
        <w:t xml:space="preserve"> for this city (you can find from Israel tax authority website), each house in t</w:t>
      </w:r>
      <w:r w:rsidRPr="002479CF">
        <w:rPr>
          <w:rFonts w:asciiTheme="majorBidi" w:hAnsiTheme="majorBidi" w:cstheme="majorBidi"/>
          <w:sz w:val="28"/>
          <w:szCs w:val="28"/>
        </w:rPr>
        <w:t>he data should look like this:</w:t>
      </w:r>
    </w:p>
    <w:p w14:paraId="0A81FA75" w14:textId="77777777" w:rsidR="00682F13" w:rsidRDefault="00682F13" w:rsidP="00682F13">
      <w:pPr>
        <w:pStyle w:val="ae"/>
        <w:bidi w:val="0"/>
        <w:rPr>
          <w:rFonts w:asciiTheme="majorBidi" w:hAnsiTheme="majorBidi" w:cstheme="majorBidi"/>
          <w:sz w:val="28"/>
          <w:szCs w:val="28"/>
        </w:rPr>
      </w:pPr>
    </w:p>
    <w:p w14:paraId="37720C7B" w14:textId="77777777" w:rsidR="00682F13" w:rsidRPr="002E25ED" w:rsidRDefault="00682F13" w:rsidP="00682F13">
      <w:pPr>
        <w:pStyle w:val="ae"/>
        <w:bidi w:val="0"/>
        <w:rPr>
          <w:rFonts w:asciiTheme="majorBidi" w:hAnsiTheme="majorBidi" w:cstheme="majorBidi"/>
          <w:b/>
          <w:bCs/>
          <w:sz w:val="28"/>
          <w:szCs w:val="28"/>
        </w:rPr>
      </w:pPr>
      <w:r>
        <w:rPr>
          <w:rFonts w:asciiTheme="majorBidi" w:hAnsiTheme="majorBidi" w:cstheme="majorBidi"/>
          <w:sz w:val="28"/>
          <w:szCs w:val="28"/>
        </w:rPr>
        <w:t>{</w:t>
      </w:r>
    </w:p>
    <w:p w14:paraId="2D55AA72" w14:textId="77777777" w:rsidR="00682F13" w:rsidRPr="002479CF"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"Block": </w:t>
      </w:r>
      <w:r>
        <w:rPr>
          <w:rFonts w:asciiTheme="majorBidi" w:hAnsiTheme="majorBidi" w:cstheme="majorBidi"/>
          <w:sz w:val="28"/>
          <w:szCs w:val="28"/>
        </w:rPr>
        <w:t>&lt;block&gt;</w:t>
      </w:r>
      <w:r w:rsidRPr="002479CF">
        <w:rPr>
          <w:rFonts w:asciiTheme="majorBidi" w:hAnsiTheme="majorBidi" w:cstheme="majorBidi"/>
          <w:sz w:val="28"/>
          <w:szCs w:val="28"/>
        </w:rPr>
        <w:t>,</w:t>
      </w:r>
    </w:p>
    <w:p w14:paraId="4A789022" w14:textId="77777777" w:rsidR="00682F13" w:rsidRPr="002479CF"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"Date of sale": </w:t>
      </w:r>
      <w:r>
        <w:rPr>
          <w:rFonts w:asciiTheme="majorBidi" w:hAnsiTheme="majorBidi" w:cstheme="majorBidi"/>
          <w:sz w:val="28"/>
          <w:szCs w:val="28"/>
        </w:rPr>
        <w:t>&lt;date of sale&gt;</w:t>
      </w:r>
      <w:r w:rsidRPr="002479CF">
        <w:rPr>
          <w:rFonts w:asciiTheme="majorBidi" w:hAnsiTheme="majorBidi" w:cstheme="majorBidi"/>
          <w:sz w:val="28"/>
          <w:szCs w:val="28"/>
        </w:rPr>
        <w:t>,</w:t>
      </w:r>
    </w:p>
    <w:p w14:paraId="0E3E5573" w14:textId="77777777" w:rsidR="00682F13" w:rsidRPr="002479CF"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"Selling price in NIS": </w:t>
      </w:r>
      <w:r>
        <w:rPr>
          <w:rFonts w:asciiTheme="majorBidi" w:hAnsiTheme="majorBidi" w:cstheme="majorBidi"/>
          <w:sz w:val="28"/>
          <w:szCs w:val="28"/>
        </w:rPr>
        <w:t>&lt;price of property&gt;</w:t>
      </w:r>
      <w:r w:rsidRPr="002479CF">
        <w:rPr>
          <w:rFonts w:asciiTheme="majorBidi" w:hAnsiTheme="majorBidi" w:cstheme="majorBidi"/>
          <w:sz w:val="28"/>
          <w:szCs w:val="28"/>
        </w:rPr>
        <w:t>,</w:t>
      </w:r>
    </w:p>
    <w:p w14:paraId="0860E23D" w14:textId="77777777" w:rsidR="00682F13" w:rsidRPr="002479CF"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"Type": </w:t>
      </w:r>
      <w:r>
        <w:rPr>
          <w:rFonts w:asciiTheme="majorBidi" w:hAnsiTheme="majorBidi" w:cstheme="majorBidi"/>
          <w:sz w:val="28"/>
          <w:szCs w:val="28"/>
        </w:rPr>
        <w:t>&lt;type of house (apartment, ...)&gt;</w:t>
      </w:r>
      <w:r w:rsidRPr="002479CF">
        <w:rPr>
          <w:rFonts w:asciiTheme="majorBidi" w:hAnsiTheme="majorBidi" w:cstheme="majorBidi"/>
          <w:sz w:val="28"/>
          <w:szCs w:val="28"/>
        </w:rPr>
        <w:t>,</w:t>
      </w:r>
    </w:p>
    <w:p w14:paraId="07D40040" w14:textId="77777777" w:rsidR="00682F13" w:rsidRPr="002479CF"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"Sold part": </w:t>
      </w:r>
      <w:r>
        <w:rPr>
          <w:rFonts w:asciiTheme="majorBidi" w:hAnsiTheme="majorBidi" w:cstheme="majorBidi"/>
          <w:sz w:val="28"/>
          <w:szCs w:val="28"/>
        </w:rPr>
        <w:t>&lt;sold part&gt;</w:t>
      </w:r>
      <w:r w:rsidRPr="002479CF">
        <w:rPr>
          <w:rFonts w:asciiTheme="majorBidi" w:hAnsiTheme="majorBidi" w:cstheme="majorBidi"/>
          <w:sz w:val="28"/>
          <w:szCs w:val="28"/>
        </w:rPr>
        <w:t>,</w:t>
      </w:r>
    </w:p>
    <w:p w14:paraId="6B1A52AA" w14:textId="77777777" w:rsidR="00682F13" w:rsidRPr="002479CF"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"City": </w:t>
      </w:r>
      <w:r>
        <w:rPr>
          <w:rFonts w:asciiTheme="majorBidi" w:hAnsiTheme="majorBidi" w:cstheme="majorBidi"/>
          <w:sz w:val="28"/>
          <w:szCs w:val="28"/>
        </w:rPr>
        <w:t>&lt;city&gt;</w:t>
      </w:r>
      <w:r w:rsidRPr="002479CF">
        <w:rPr>
          <w:rFonts w:asciiTheme="majorBidi" w:hAnsiTheme="majorBidi" w:cstheme="majorBidi"/>
          <w:sz w:val="28"/>
          <w:szCs w:val="28"/>
        </w:rPr>
        <w:t>,</w:t>
      </w:r>
    </w:p>
    <w:p w14:paraId="6BE24588" w14:textId="77777777" w:rsidR="00682F13" w:rsidRPr="002479CF"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"Year Built": </w:t>
      </w:r>
      <w:r>
        <w:rPr>
          <w:rFonts w:asciiTheme="majorBidi" w:hAnsiTheme="majorBidi" w:cstheme="majorBidi"/>
          <w:sz w:val="28"/>
          <w:szCs w:val="28"/>
        </w:rPr>
        <w:t>&lt;year the house has been built&gt;</w:t>
      </w:r>
      <w:r w:rsidRPr="002479CF">
        <w:rPr>
          <w:rFonts w:asciiTheme="majorBidi" w:hAnsiTheme="majorBidi" w:cstheme="majorBidi"/>
          <w:sz w:val="28"/>
          <w:szCs w:val="28"/>
        </w:rPr>
        <w:t>,</w:t>
      </w:r>
    </w:p>
    <w:p w14:paraId="62926352" w14:textId="77777777" w:rsidR="00682F13" w:rsidRPr="002479CF"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"Area": </w:t>
      </w:r>
      <w:r>
        <w:rPr>
          <w:rFonts w:asciiTheme="majorBidi" w:hAnsiTheme="majorBidi" w:cstheme="majorBidi"/>
          <w:sz w:val="28"/>
          <w:szCs w:val="28"/>
        </w:rPr>
        <w:t xml:space="preserve">&lt;area in </w:t>
      </w:r>
      <m:oMath>
        <m:sSup>
          <m:sSupPr>
            <m:ctrlPr>
              <w:rPr>
                <w:rFonts w:ascii="Cambria Math" w:hAnsi="Cambria Math" w:cstheme="majorBidi"/>
                <w:i/>
                <w:sz w:val="28"/>
                <w:szCs w:val="28"/>
              </w:rPr>
            </m:ctrlPr>
          </m:sSupPr>
          <m:e>
            <m:r>
              <w:rPr>
                <w:rFonts w:ascii="Cambria Math" w:hAnsi="Cambria Math" w:cstheme="majorBidi"/>
                <w:sz w:val="28"/>
                <w:szCs w:val="28"/>
              </w:rPr>
              <m:t>m</m:t>
            </m:r>
          </m:e>
          <m:sup>
            <m:r>
              <w:rPr>
                <w:rFonts w:ascii="Cambria Math" w:hAnsi="Cambria Math" w:cstheme="majorBidi"/>
                <w:sz w:val="28"/>
                <w:szCs w:val="28"/>
              </w:rPr>
              <m:t>2</m:t>
            </m:r>
          </m:sup>
        </m:sSup>
      </m:oMath>
      <w:r>
        <w:rPr>
          <w:rFonts w:asciiTheme="majorBidi" w:hAnsiTheme="majorBidi" w:cstheme="majorBidi"/>
          <w:sz w:val="28"/>
          <w:szCs w:val="28"/>
        </w:rPr>
        <w:t>&gt;</w:t>
      </w:r>
      <w:r w:rsidRPr="002479CF">
        <w:rPr>
          <w:rFonts w:asciiTheme="majorBidi" w:hAnsiTheme="majorBidi" w:cstheme="majorBidi"/>
          <w:sz w:val="28"/>
          <w:szCs w:val="28"/>
        </w:rPr>
        <w:t>,</w:t>
      </w:r>
    </w:p>
    <w:p w14:paraId="24F936CE" w14:textId="77777777" w:rsidR="00682F13" w:rsidRDefault="00682F13" w:rsidP="00682F13">
      <w:pPr>
        <w:bidi w:val="0"/>
        <w:rPr>
          <w:rFonts w:asciiTheme="majorBidi" w:hAnsiTheme="majorBidi" w:cstheme="majorBidi"/>
          <w:sz w:val="28"/>
          <w:szCs w:val="28"/>
        </w:rPr>
      </w:pPr>
      <w:r w:rsidRPr="002479CF">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sidRPr="002479CF">
        <w:rPr>
          <w:rFonts w:asciiTheme="majorBidi" w:hAnsiTheme="majorBidi" w:cstheme="majorBidi"/>
          <w:sz w:val="28"/>
          <w:szCs w:val="28"/>
        </w:rPr>
        <w:t xml:space="preserve">"Rooms": </w:t>
      </w:r>
      <w:r>
        <w:rPr>
          <w:rFonts w:asciiTheme="majorBidi" w:hAnsiTheme="majorBidi" w:cstheme="majorBidi"/>
          <w:sz w:val="28"/>
          <w:szCs w:val="28"/>
        </w:rPr>
        <w:t>&lt;number of rooms&gt;</w:t>
      </w:r>
    </w:p>
    <w:p w14:paraId="07B8338A" w14:textId="77777777" w:rsidR="00682F13" w:rsidRDefault="00682F13" w:rsidP="00682F13">
      <w:pPr>
        <w:pStyle w:val="ae"/>
        <w:bidi w:val="0"/>
        <w:rPr>
          <w:rFonts w:asciiTheme="majorBidi" w:hAnsiTheme="majorBidi" w:cstheme="majorBidi"/>
          <w:sz w:val="28"/>
          <w:szCs w:val="28"/>
        </w:rPr>
      </w:pPr>
      <w:r>
        <w:rPr>
          <w:rFonts w:asciiTheme="majorBidi" w:hAnsiTheme="majorBidi" w:cstheme="majorBidi"/>
          <w:sz w:val="28"/>
          <w:szCs w:val="28"/>
        </w:rPr>
        <w:t>{</w:t>
      </w:r>
    </w:p>
    <w:p w14:paraId="409DD92C" w14:textId="77777777" w:rsidR="00682F13" w:rsidRDefault="00682F13" w:rsidP="00682F13">
      <w:pPr>
        <w:pStyle w:val="ae"/>
        <w:bidi w:val="0"/>
        <w:rPr>
          <w:rFonts w:asciiTheme="majorBidi" w:hAnsiTheme="majorBidi" w:cstheme="majorBidi"/>
          <w:sz w:val="28"/>
          <w:szCs w:val="28"/>
        </w:rPr>
      </w:pPr>
    </w:p>
    <w:p w14:paraId="02A154FD" w14:textId="77777777" w:rsidR="00682F13" w:rsidRPr="002E25ED" w:rsidRDefault="00682F13" w:rsidP="00682F13">
      <w:pPr>
        <w:pStyle w:val="ae"/>
        <w:bidi w:val="0"/>
        <w:rPr>
          <w:rFonts w:asciiTheme="majorBidi" w:hAnsiTheme="majorBidi" w:cstheme="majorBidi"/>
          <w:b/>
          <w:bCs/>
          <w:sz w:val="28"/>
          <w:szCs w:val="28"/>
        </w:rPr>
      </w:pPr>
      <w:r w:rsidRPr="002479CF">
        <w:rPr>
          <w:rFonts w:asciiTheme="majorBidi" w:hAnsiTheme="majorBidi" w:cstheme="majorBidi"/>
          <w:sz w:val="28"/>
          <w:szCs w:val="28"/>
        </w:rPr>
        <w:t xml:space="preserve">Once you prepare a JSON file with similar structure and enough samples (at least </w:t>
      </w:r>
      <w:r>
        <w:rPr>
          <w:rFonts w:asciiTheme="majorBidi" w:hAnsiTheme="majorBidi" w:cstheme="majorBidi"/>
          <w:sz w:val="28"/>
          <w:szCs w:val="28"/>
        </w:rPr>
        <w:t>5</w:t>
      </w:r>
      <w:r w:rsidRPr="002479CF">
        <w:rPr>
          <w:rFonts w:asciiTheme="majorBidi" w:hAnsiTheme="majorBidi" w:cstheme="majorBidi"/>
          <w:sz w:val="28"/>
          <w:szCs w:val="28"/>
        </w:rPr>
        <w:t>00–</w:t>
      </w:r>
      <w:r>
        <w:rPr>
          <w:rFonts w:asciiTheme="majorBidi" w:hAnsiTheme="majorBidi" w:cstheme="majorBidi"/>
          <w:sz w:val="28"/>
          <w:szCs w:val="28"/>
        </w:rPr>
        <w:t>1</w:t>
      </w:r>
      <w:r w:rsidRPr="002479CF">
        <w:rPr>
          <w:rFonts w:asciiTheme="majorBidi" w:hAnsiTheme="majorBidi" w:cstheme="majorBidi"/>
          <w:sz w:val="28"/>
          <w:szCs w:val="28"/>
        </w:rPr>
        <w:t>000), use the code in M.py to merge it with your current data, retrain the model, and save it again as apartment_price_model.pkl.</w:t>
      </w:r>
      <w:r>
        <w:rPr>
          <w:rFonts w:asciiTheme="majorBidi" w:hAnsiTheme="majorBidi" w:cstheme="majorBidi"/>
          <w:sz w:val="28"/>
          <w:szCs w:val="28"/>
        </w:rPr>
        <w:t xml:space="preserve"> </w:t>
      </w:r>
      <w:r w:rsidRPr="0059118F">
        <w:rPr>
          <w:rFonts w:asciiTheme="majorBidi" w:hAnsiTheme="majorBidi" w:cstheme="majorBidi"/>
          <w:sz w:val="28"/>
          <w:szCs w:val="28"/>
        </w:rPr>
        <w:t>Then replace the old model file in the ServerFlask folder.</w:t>
      </w:r>
    </w:p>
    <w:p w14:paraId="024625E3" w14:textId="77777777" w:rsidR="00682F13" w:rsidRDefault="00682F13" w:rsidP="00682F13">
      <w:pPr>
        <w:bidi w:val="0"/>
        <w:ind w:left="720"/>
        <w:rPr>
          <w:rFonts w:asciiTheme="majorBidi" w:hAnsiTheme="majorBidi" w:cstheme="majorBidi"/>
          <w:sz w:val="28"/>
          <w:szCs w:val="28"/>
        </w:rPr>
      </w:pPr>
    </w:p>
    <w:p w14:paraId="58281CE1" w14:textId="77777777" w:rsidR="00682F13" w:rsidRPr="0059118F" w:rsidRDefault="00682F13" w:rsidP="00507EDA">
      <w:pPr>
        <w:pStyle w:val="ae"/>
        <w:numPr>
          <w:ilvl w:val="0"/>
          <w:numId w:val="28"/>
        </w:numPr>
        <w:bidi w:val="0"/>
        <w:rPr>
          <w:rFonts w:asciiTheme="majorBidi" w:hAnsiTheme="majorBidi" w:cstheme="majorBidi"/>
          <w:b/>
          <w:bCs/>
          <w:sz w:val="28"/>
          <w:szCs w:val="28"/>
        </w:rPr>
      </w:pPr>
      <w:r w:rsidRPr="0059118F">
        <w:rPr>
          <w:rFonts w:asciiTheme="majorBidi" w:hAnsiTheme="majorBidi" w:cstheme="majorBidi"/>
          <w:b/>
          <w:bCs/>
          <w:sz w:val="28"/>
          <w:szCs w:val="28"/>
        </w:rPr>
        <w:t>Improve Accuracy with Real-Time Data</w:t>
      </w:r>
    </w:p>
    <w:p w14:paraId="15E8C30C" w14:textId="77777777" w:rsidR="00682F13" w:rsidRPr="0059118F" w:rsidRDefault="00682F13" w:rsidP="00682F13">
      <w:pPr>
        <w:bidi w:val="0"/>
        <w:ind w:left="720"/>
        <w:rPr>
          <w:rFonts w:asciiTheme="majorBidi" w:hAnsiTheme="majorBidi" w:cstheme="majorBidi"/>
          <w:sz w:val="28"/>
          <w:szCs w:val="28"/>
        </w:rPr>
      </w:pPr>
      <w:r w:rsidRPr="0059118F">
        <w:rPr>
          <w:rFonts w:asciiTheme="majorBidi" w:hAnsiTheme="majorBidi" w:cstheme="majorBidi"/>
          <w:sz w:val="28"/>
          <w:szCs w:val="28"/>
        </w:rPr>
        <w:t>To make the platform more accurate and up to date, we recommend contacting the Israeli Tax Authority to request access to their real estate transaction data.</w:t>
      </w:r>
    </w:p>
    <w:p w14:paraId="1D8F50FE" w14:textId="77777777" w:rsidR="00682F13" w:rsidRPr="0059118F" w:rsidRDefault="00682F13" w:rsidP="00682F13">
      <w:pPr>
        <w:bidi w:val="0"/>
        <w:ind w:left="720"/>
        <w:rPr>
          <w:rFonts w:asciiTheme="majorBidi" w:hAnsiTheme="majorBidi" w:cstheme="majorBidi"/>
          <w:sz w:val="28"/>
          <w:szCs w:val="28"/>
        </w:rPr>
      </w:pPr>
      <w:r w:rsidRPr="0059118F">
        <w:rPr>
          <w:rFonts w:asciiTheme="majorBidi" w:hAnsiTheme="majorBidi" w:cstheme="majorBidi"/>
          <w:sz w:val="28"/>
          <w:szCs w:val="28"/>
        </w:rPr>
        <w:t>If you can get real-time or monthly sales data directly from their systems, you can</w:t>
      </w:r>
      <w:r>
        <w:rPr>
          <w:rFonts w:asciiTheme="majorBidi" w:hAnsiTheme="majorBidi" w:cstheme="majorBidi"/>
          <w:sz w:val="28"/>
          <w:szCs w:val="28"/>
        </w:rPr>
        <w:t xml:space="preserve"> a</w:t>
      </w:r>
      <w:r w:rsidRPr="0059118F">
        <w:rPr>
          <w:rFonts w:asciiTheme="majorBidi" w:hAnsiTheme="majorBidi" w:cstheme="majorBidi"/>
          <w:sz w:val="28"/>
          <w:szCs w:val="28"/>
        </w:rPr>
        <w:t>utomatically update your dataset every month</w:t>
      </w:r>
      <w:r>
        <w:rPr>
          <w:rFonts w:asciiTheme="majorBidi" w:hAnsiTheme="majorBidi" w:cstheme="majorBidi"/>
          <w:sz w:val="28"/>
          <w:szCs w:val="28"/>
        </w:rPr>
        <w:t xml:space="preserve"> and r</w:t>
      </w:r>
      <w:r w:rsidRPr="0059118F">
        <w:rPr>
          <w:rFonts w:asciiTheme="majorBidi" w:hAnsiTheme="majorBidi" w:cstheme="majorBidi"/>
          <w:sz w:val="28"/>
          <w:szCs w:val="28"/>
        </w:rPr>
        <w:t>etrain the model with new data to improve prediction quality.</w:t>
      </w:r>
    </w:p>
    <w:p w14:paraId="1E22EB81" w14:textId="10453E4C" w:rsidR="00682F13" w:rsidRDefault="00682F13" w:rsidP="00682F13">
      <w:pPr>
        <w:bidi w:val="0"/>
        <w:ind w:left="720"/>
        <w:rPr>
          <w:rFonts w:asciiTheme="majorBidi" w:hAnsiTheme="majorBidi" w:cstheme="majorBidi"/>
          <w:sz w:val="28"/>
          <w:szCs w:val="28"/>
        </w:rPr>
      </w:pPr>
      <w:r w:rsidRPr="0059118F">
        <w:rPr>
          <w:rFonts w:asciiTheme="majorBidi" w:hAnsiTheme="majorBidi" w:cstheme="majorBidi"/>
          <w:sz w:val="28"/>
          <w:szCs w:val="28"/>
        </w:rPr>
        <w:t xml:space="preserve">Keep in mind that training takes time and system resources, so </w:t>
      </w:r>
      <w:r w:rsidR="0071733E" w:rsidRPr="0059118F">
        <w:rPr>
          <w:rFonts w:asciiTheme="majorBidi" w:hAnsiTheme="majorBidi" w:cstheme="majorBidi"/>
          <w:sz w:val="28"/>
          <w:szCs w:val="28"/>
        </w:rPr>
        <w:t>it is</w:t>
      </w:r>
      <w:r w:rsidRPr="0059118F">
        <w:rPr>
          <w:rFonts w:asciiTheme="majorBidi" w:hAnsiTheme="majorBidi" w:cstheme="majorBidi"/>
          <w:sz w:val="28"/>
          <w:szCs w:val="28"/>
        </w:rPr>
        <w:t xml:space="preserve"> recommended to automate this process only once per month or based on needs.</w:t>
      </w:r>
    </w:p>
    <w:sectPr w:rsidR="00682F13" w:rsidSect="00464873">
      <w:footerReference w:type="default" r:id="rId28"/>
      <w:pgSz w:w="11906" w:h="16838"/>
      <w:pgMar w:top="1440" w:right="1800" w:bottom="1440" w:left="1800" w:header="708" w:footer="708"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6420D" w14:textId="77777777" w:rsidR="001C6449" w:rsidRDefault="001C6449" w:rsidP="00464873">
      <w:pPr>
        <w:spacing w:after="0" w:line="240" w:lineRule="auto"/>
      </w:pPr>
      <w:r>
        <w:separator/>
      </w:r>
    </w:p>
  </w:endnote>
  <w:endnote w:type="continuationSeparator" w:id="0">
    <w:p w14:paraId="1E39F587" w14:textId="77777777" w:rsidR="001C6449" w:rsidRDefault="001C6449" w:rsidP="00464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362BC0C-5720-4C08-A23C-9C3D3777B469}"/>
    <w:embedBold r:id="rId2" w:fontKey="{256B9424-C45E-4892-B8EC-54D77EA25BF0}"/>
    <w:embedItalic r:id="rId3" w:fontKey="{50B1D458-21CF-4DE2-915A-FB8C01A63E6A}"/>
  </w:font>
  <w:font w:name="Play">
    <w:charset w:val="00"/>
    <w:family w:val="auto"/>
    <w:pitch w:val="default"/>
    <w:embedRegular r:id="rId4" w:fontKey="{FD8939BC-FBB7-499F-BFFC-D3FBE34DE421}"/>
    <w:embedBold r:id="rId5" w:fontKey="{03C1FBD8-C66E-4F1B-9830-E2E5D72AA3A7}"/>
  </w:font>
  <w:font w:name="Calibri">
    <w:panose1 w:val="020F0502020204030204"/>
    <w:charset w:val="00"/>
    <w:family w:val="swiss"/>
    <w:pitch w:val="variable"/>
    <w:sig w:usb0="E4002EFF" w:usb1="C000247B" w:usb2="00000009" w:usb3="00000000" w:csb0="000001FF" w:csb1="00000000"/>
    <w:embedRegular r:id="rId6" w:fontKey="{9D430B3C-DC34-49F2-8B01-0B41B8D0A8F6}"/>
    <w:embedBold r:id="rId7" w:fontKey="{58AEB0A7-A13C-47E1-B1BE-98A1009242BE}"/>
  </w:font>
  <w:font w:name="Cambria">
    <w:panose1 w:val="02040503050406030204"/>
    <w:charset w:val="00"/>
    <w:family w:val="roman"/>
    <w:pitch w:val="variable"/>
    <w:sig w:usb0="E00006FF" w:usb1="420024FF" w:usb2="02000000" w:usb3="00000000" w:csb0="0000019F" w:csb1="00000000"/>
    <w:embedRegular r:id="rId8" w:fontKey="{3409C3B4-8D51-48EF-9CE7-F171A4441FC7}"/>
  </w:font>
  <w:font w:name="Garamond">
    <w:panose1 w:val="02020404030301010803"/>
    <w:charset w:val="00"/>
    <w:family w:val="roman"/>
    <w:pitch w:val="variable"/>
    <w:sig w:usb0="00000287" w:usb1="00000000" w:usb2="00000000" w:usb3="00000000" w:csb0="0000009F" w:csb1="00000000"/>
    <w:embedRegular r:id="rId9" w:fontKey="{318D0A0F-6210-4437-9234-517B6B7B65D0}"/>
    <w:embedBold r:id="rId10" w:fontKey="{8CBAE0FB-7F44-4E28-AC27-9B76D6AEF6DD}"/>
  </w:font>
  <w:font w:name="Bahnschrift SemiLight">
    <w:panose1 w:val="020B0502040204020203"/>
    <w:charset w:val="00"/>
    <w:family w:val="swiss"/>
    <w:pitch w:val="variable"/>
    <w:sig w:usb0="A00002C7" w:usb1="00000002" w:usb2="00000000" w:usb3="00000000" w:csb0="0000019F" w:csb1="00000000"/>
    <w:embedBold r:id="rId11" w:fontKey="{57876E4D-52FF-42B2-9B6D-06B7D58499A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2" w:fontKey="{CA3A1A92-B96C-4F40-B4ED-7B777483C2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76401496"/>
      <w:docPartObj>
        <w:docPartGallery w:val="Page Numbers (Bottom of Page)"/>
        <w:docPartUnique/>
      </w:docPartObj>
    </w:sdtPr>
    <w:sdtContent>
      <w:p w14:paraId="6E42E64C" w14:textId="7F833D8C" w:rsidR="00464873" w:rsidRDefault="00464873">
        <w:pPr>
          <w:pStyle w:val="ab"/>
          <w:jc w:val="center"/>
        </w:pPr>
        <w:r>
          <w:fldChar w:fldCharType="begin"/>
        </w:r>
        <w:r>
          <w:instrText>PAGE   \* MERGEFORMAT</w:instrText>
        </w:r>
        <w:r>
          <w:fldChar w:fldCharType="separate"/>
        </w:r>
        <w:r>
          <w:rPr>
            <w:rtl/>
            <w:lang w:val="he-IL"/>
          </w:rPr>
          <w:t>2</w:t>
        </w:r>
        <w:r>
          <w:fldChar w:fldCharType="end"/>
        </w:r>
      </w:p>
    </w:sdtContent>
  </w:sdt>
  <w:p w14:paraId="7BA730AB" w14:textId="77777777" w:rsidR="00464873" w:rsidRDefault="0046487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7741D" w14:textId="77777777" w:rsidR="001C6449" w:rsidRDefault="001C6449" w:rsidP="00464873">
      <w:pPr>
        <w:spacing w:after="0" w:line="240" w:lineRule="auto"/>
      </w:pPr>
      <w:r>
        <w:separator/>
      </w:r>
    </w:p>
  </w:footnote>
  <w:footnote w:type="continuationSeparator" w:id="0">
    <w:p w14:paraId="10A79F0A" w14:textId="77777777" w:rsidR="001C6449" w:rsidRDefault="001C6449" w:rsidP="00464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6158"/>
    <w:multiLevelType w:val="hybridMultilevel"/>
    <w:tmpl w:val="90C8E1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94F8E"/>
    <w:multiLevelType w:val="multilevel"/>
    <w:tmpl w:val="534A96FE"/>
    <w:lvl w:ilvl="0">
      <w:start w:val="1"/>
      <w:numFmt w:val="bullet"/>
      <w:lvlText w:val=""/>
      <w:lvlJc w:val="left"/>
      <w:pPr>
        <w:tabs>
          <w:tab w:val="num" w:pos="1350"/>
        </w:tabs>
        <w:ind w:left="1350" w:hanging="360"/>
      </w:pPr>
      <w:rPr>
        <w:rFonts w:ascii="Symbol" w:hAnsi="Symbol" w:hint="default"/>
        <w:sz w:val="28"/>
        <w:szCs w:val="28"/>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 w15:restartNumberingAfterBreak="0">
    <w:nsid w:val="0709034A"/>
    <w:multiLevelType w:val="multilevel"/>
    <w:tmpl w:val="5872899A"/>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333908"/>
    <w:multiLevelType w:val="hybridMultilevel"/>
    <w:tmpl w:val="AE64D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E17CF"/>
    <w:multiLevelType w:val="multilevel"/>
    <w:tmpl w:val="788E5138"/>
    <w:lvl w:ilvl="0">
      <w:start w:val="1"/>
      <w:numFmt w:val="bullet"/>
      <w:lvlText w:val=""/>
      <w:lvlJc w:val="left"/>
      <w:pPr>
        <w:tabs>
          <w:tab w:val="num" w:pos="1350"/>
        </w:tabs>
        <w:ind w:left="1350" w:hanging="360"/>
      </w:pPr>
      <w:rPr>
        <w:rFonts w:ascii="Symbol" w:hAnsi="Symbol" w:hint="default"/>
        <w:sz w:val="28"/>
        <w:szCs w:val="28"/>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5" w15:restartNumberingAfterBreak="0">
    <w:nsid w:val="19307183"/>
    <w:multiLevelType w:val="hybridMultilevel"/>
    <w:tmpl w:val="9D7078EC"/>
    <w:lvl w:ilvl="0" w:tplc="73B8C24E">
      <w:start w:val="1"/>
      <w:numFmt w:val="decimal"/>
      <w:lvlText w:val="%1"/>
      <w:lvlJc w:val="left"/>
      <w:pPr>
        <w:ind w:left="720" w:hanging="360"/>
      </w:pPr>
      <w:rPr>
        <w:rFonts w:hint="default"/>
        <w:b/>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745FE6"/>
    <w:multiLevelType w:val="multilevel"/>
    <w:tmpl w:val="53CAD5E6"/>
    <w:lvl w:ilvl="0">
      <w:start w:val="1"/>
      <w:numFmt w:val="bullet"/>
      <w:lvlText w:val=""/>
      <w:lvlJc w:val="left"/>
      <w:pPr>
        <w:tabs>
          <w:tab w:val="num" w:pos="1350"/>
        </w:tabs>
        <w:ind w:left="1350" w:hanging="360"/>
      </w:pPr>
      <w:rPr>
        <w:rFonts w:ascii="Symbol" w:hAnsi="Symbol" w:hint="default"/>
        <w:sz w:val="28"/>
        <w:szCs w:val="28"/>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E876483"/>
    <w:multiLevelType w:val="multilevel"/>
    <w:tmpl w:val="A92E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B733E"/>
    <w:multiLevelType w:val="multilevel"/>
    <w:tmpl w:val="AD1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5206D"/>
    <w:multiLevelType w:val="multilevel"/>
    <w:tmpl w:val="D10C309E"/>
    <w:lvl w:ilvl="0">
      <w:start w:val="1"/>
      <w:numFmt w:val="bullet"/>
      <w:lvlText w:val=""/>
      <w:lvlJc w:val="left"/>
      <w:pPr>
        <w:tabs>
          <w:tab w:val="num" w:pos="1350"/>
        </w:tabs>
        <w:ind w:left="1350" w:hanging="360"/>
      </w:pPr>
      <w:rPr>
        <w:rFonts w:ascii="Symbol" w:hAnsi="Symbol" w:hint="default"/>
        <w:sz w:val="28"/>
        <w:szCs w:val="28"/>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0" w15:restartNumberingAfterBreak="0">
    <w:nsid w:val="2A6C1B8A"/>
    <w:multiLevelType w:val="multilevel"/>
    <w:tmpl w:val="AFD87A8C"/>
    <w:lvl w:ilvl="0">
      <w:start w:val="1"/>
      <w:numFmt w:val="bullet"/>
      <w:lvlText w:val=""/>
      <w:lvlJc w:val="left"/>
      <w:pPr>
        <w:tabs>
          <w:tab w:val="num" w:pos="1350"/>
        </w:tabs>
        <w:ind w:left="1350" w:hanging="360"/>
      </w:pPr>
      <w:rPr>
        <w:rFonts w:ascii="Symbol" w:hAnsi="Symbol" w:hint="default"/>
        <w:sz w:val="28"/>
        <w:szCs w:val="28"/>
      </w:rPr>
    </w:lvl>
    <w:lvl w:ilvl="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11" w15:restartNumberingAfterBreak="0">
    <w:nsid w:val="342E7C0D"/>
    <w:multiLevelType w:val="multilevel"/>
    <w:tmpl w:val="C178CA5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8490734"/>
    <w:multiLevelType w:val="multilevel"/>
    <w:tmpl w:val="633697F8"/>
    <w:lvl w:ilvl="0">
      <w:start w:val="1"/>
      <w:numFmt w:val="decimal"/>
      <w:lvlText w:val="%1."/>
      <w:lvlJc w:val="left"/>
      <w:pPr>
        <w:ind w:left="99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E45279E"/>
    <w:multiLevelType w:val="multilevel"/>
    <w:tmpl w:val="340AF1E8"/>
    <w:lvl w:ilvl="0">
      <w:start w:val="2"/>
      <w:numFmt w:val="decimal"/>
      <w:lvlText w:val="%1"/>
      <w:lvlJc w:val="left"/>
      <w:pPr>
        <w:ind w:left="360" w:hanging="360"/>
      </w:pPr>
      <w:rPr>
        <w:b/>
        <w:color w:val="000000"/>
        <w:sz w:val="28"/>
        <w:szCs w:val="28"/>
      </w:rPr>
    </w:lvl>
    <w:lvl w:ilvl="1">
      <w:start w:val="1"/>
      <w:numFmt w:val="decimal"/>
      <w:lvlText w:val="%1.%2"/>
      <w:lvlJc w:val="left"/>
      <w:pPr>
        <w:ind w:left="720" w:hanging="720"/>
      </w:pPr>
      <w:rPr>
        <w:b/>
        <w:sz w:val="28"/>
        <w:szCs w:val="28"/>
      </w:rPr>
    </w:lvl>
    <w:lvl w:ilvl="2">
      <w:start w:val="1"/>
      <w:numFmt w:val="decimal"/>
      <w:lvlText w:val="%1.%2.%3"/>
      <w:lvlJc w:val="left"/>
      <w:pPr>
        <w:ind w:left="720" w:hanging="720"/>
      </w:pPr>
      <w:rPr>
        <w:b/>
        <w:sz w:val="28"/>
        <w:szCs w:val="28"/>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25462BB"/>
    <w:multiLevelType w:val="multilevel"/>
    <w:tmpl w:val="BEEE2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90" w:hanging="360"/>
      </w:pPr>
      <w:rPr>
        <w:rFonts w:hint="default"/>
        <w:b w:val="0"/>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22B1B"/>
    <w:multiLevelType w:val="multilevel"/>
    <w:tmpl w:val="3F10C552"/>
    <w:lvl w:ilvl="0">
      <w:start w:val="1"/>
      <w:numFmt w:val="bullet"/>
      <w:lvlText w:val=""/>
      <w:lvlJc w:val="left"/>
      <w:pPr>
        <w:tabs>
          <w:tab w:val="num" w:pos="1080"/>
        </w:tabs>
        <w:ind w:left="1080" w:hanging="360"/>
      </w:pPr>
      <w:rPr>
        <w:rFonts w:ascii="Symbol" w:hAnsi="Symbol" w:hint="default"/>
        <w:sz w:val="28"/>
        <w:szCs w:val="28"/>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6E7560C"/>
    <w:multiLevelType w:val="multilevel"/>
    <w:tmpl w:val="3B582EEC"/>
    <w:lvl w:ilvl="0">
      <w:start w:val="1"/>
      <w:numFmt w:val="decimal"/>
      <w:lvlText w:val="%1."/>
      <w:lvlJc w:val="left"/>
      <w:pPr>
        <w:ind w:left="460" w:hanging="460"/>
      </w:pPr>
      <w:rPr>
        <w:rFonts w:hint="default"/>
      </w:rPr>
    </w:lvl>
    <w:lvl w:ilvl="1">
      <w:start w:val="1"/>
      <w:numFmt w:val="decimal"/>
      <w:lvlText w:val="%1.%2."/>
      <w:lvlJc w:val="left"/>
      <w:pPr>
        <w:ind w:left="810" w:hanging="720"/>
      </w:pPr>
      <w:rPr>
        <w:rFonts w:hint="default"/>
        <w:b/>
        <w:bCs/>
      </w:rPr>
    </w:lvl>
    <w:lvl w:ilvl="2">
      <w:start w:val="1"/>
      <w:numFmt w:val="decimal"/>
      <w:lvlText w:val="%1.%2.%3."/>
      <w:lvlJc w:val="left"/>
      <w:pPr>
        <w:ind w:left="117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825728B"/>
    <w:multiLevelType w:val="hybridMultilevel"/>
    <w:tmpl w:val="196ED850"/>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4BDD3325"/>
    <w:multiLevelType w:val="multilevel"/>
    <w:tmpl w:val="885A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25F50"/>
    <w:multiLevelType w:val="multilevel"/>
    <w:tmpl w:val="CA5602D8"/>
    <w:lvl w:ilvl="0">
      <w:start w:val="1"/>
      <w:numFmt w:val="bullet"/>
      <w:lvlText w:val=""/>
      <w:lvlJc w:val="left"/>
      <w:pPr>
        <w:tabs>
          <w:tab w:val="num" w:pos="1080"/>
        </w:tabs>
        <w:ind w:left="1080" w:hanging="360"/>
      </w:pPr>
      <w:rPr>
        <w:rFonts w:ascii="Symbol" w:hAnsi="Symbol" w:hint="default"/>
        <w:sz w:val="28"/>
        <w:szCs w:val="28"/>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0CF60D1"/>
    <w:multiLevelType w:val="hybridMultilevel"/>
    <w:tmpl w:val="A3DA6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392724"/>
    <w:multiLevelType w:val="hybridMultilevel"/>
    <w:tmpl w:val="DD0A7D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2943D4A"/>
    <w:multiLevelType w:val="multilevel"/>
    <w:tmpl w:val="0A9671DC"/>
    <w:lvl w:ilvl="0">
      <w:start w:val="1"/>
      <w:numFmt w:val="bullet"/>
      <w:lvlText w:val=""/>
      <w:lvlJc w:val="left"/>
      <w:pPr>
        <w:tabs>
          <w:tab w:val="num" w:pos="1350"/>
        </w:tabs>
        <w:ind w:left="1350" w:hanging="360"/>
      </w:pPr>
      <w:rPr>
        <w:rFonts w:ascii="Symbol" w:hAnsi="Symbol" w:hint="default"/>
        <w:sz w:val="28"/>
        <w:szCs w:val="28"/>
      </w:rPr>
    </w:lvl>
    <w:lvl w:ilvl="1">
      <w:start w:val="1"/>
      <w:numFmt w:val="bullet"/>
      <w:lvlText w:val="o"/>
      <w:lvlJc w:val="left"/>
      <w:pPr>
        <w:tabs>
          <w:tab w:val="num" w:pos="2070"/>
        </w:tabs>
        <w:ind w:left="2070" w:hanging="360"/>
      </w:pPr>
      <w:rPr>
        <w:rFonts w:ascii="Courier New" w:hAnsi="Courier New" w:hint="default"/>
        <w:sz w:val="20"/>
      </w:rPr>
    </w:lvl>
    <w:lvl w:ilvl="2">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3" w15:restartNumberingAfterBreak="0">
    <w:nsid w:val="542A2280"/>
    <w:multiLevelType w:val="hybridMultilevel"/>
    <w:tmpl w:val="F9245DA8"/>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15:restartNumberingAfterBreak="0">
    <w:nsid w:val="55515876"/>
    <w:multiLevelType w:val="multilevel"/>
    <w:tmpl w:val="07769F9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5A0F2C87"/>
    <w:multiLevelType w:val="multilevel"/>
    <w:tmpl w:val="B9428824"/>
    <w:lvl w:ilvl="0">
      <w:start w:val="1"/>
      <w:numFmt w:val="bullet"/>
      <w:lvlText w:val=""/>
      <w:lvlJc w:val="left"/>
      <w:pPr>
        <w:tabs>
          <w:tab w:val="num" w:pos="1350"/>
        </w:tabs>
        <w:ind w:left="1350" w:hanging="360"/>
      </w:pPr>
      <w:rPr>
        <w:rFonts w:ascii="Symbol" w:hAnsi="Symbol" w:hint="default"/>
        <w:sz w:val="28"/>
        <w:szCs w:val="28"/>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6" w15:restartNumberingAfterBreak="0">
    <w:nsid w:val="5AA5438D"/>
    <w:multiLevelType w:val="multilevel"/>
    <w:tmpl w:val="6C1A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916A2"/>
    <w:multiLevelType w:val="multilevel"/>
    <w:tmpl w:val="E8C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071D44"/>
    <w:multiLevelType w:val="multilevel"/>
    <w:tmpl w:val="F7F0595C"/>
    <w:lvl w:ilvl="0">
      <w:start w:val="1"/>
      <w:numFmt w:val="decimal"/>
      <w:lvlText w:val="%1."/>
      <w:lvlJc w:val="left"/>
      <w:pPr>
        <w:ind w:left="720" w:hanging="360"/>
      </w:pPr>
      <w:rPr>
        <w:rFonts w:hint="default"/>
        <w:b/>
      </w:rPr>
    </w:lvl>
    <w:lvl w:ilvl="1">
      <w:start w:val="2"/>
      <w:numFmt w:val="decimal"/>
      <w:isLgl/>
      <w:lvlText w:val="%1.%2."/>
      <w:lvlJc w:val="left"/>
      <w:pPr>
        <w:ind w:left="1080" w:hanging="720"/>
      </w:pPr>
      <w:rPr>
        <w:rFonts w:hint="default"/>
      </w:rPr>
    </w:lvl>
    <w:lvl w:ilvl="2">
      <w:start w:val="2"/>
      <w:numFmt w:val="decimal"/>
      <w:isLgl/>
      <w:lvlText w:val="%1.%2.%3."/>
      <w:lvlJc w:val="left"/>
      <w:pPr>
        <w:ind w:left="117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70F7070D"/>
    <w:multiLevelType w:val="hybridMultilevel"/>
    <w:tmpl w:val="453C7D4C"/>
    <w:lvl w:ilvl="0" w:tplc="35740A0C">
      <w:start w:val="1"/>
      <w:numFmt w:val="decimal"/>
      <w:lvlText w:val="%1."/>
      <w:lvlJc w:val="left"/>
      <w:pPr>
        <w:ind w:left="900" w:hanging="360"/>
      </w:pPr>
      <w:rPr>
        <w:rFonts w:hint="default"/>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0" w15:restartNumberingAfterBreak="0">
    <w:nsid w:val="74105085"/>
    <w:multiLevelType w:val="hybridMultilevel"/>
    <w:tmpl w:val="E15C086E"/>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74D27267"/>
    <w:multiLevelType w:val="multilevel"/>
    <w:tmpl w:val="6B82EEA4"/>
    <w:lvl w:ilvl="0">
      <w:start w:val="1"/>
      <w:numFmt w:val="bullet"/>
      <w:lvlText w:val=""/>
      <w:lvlJc w:val="left"/>
      <w:pPr>
        <w:tabs>
          <w:tab w:val="num" w:pos="1350"/>
        </w:tabs>
        <w:ind w:left="1350" w:hanging="360"/>
      </w:pPr>
      <w:rPr>
        <w:rFonts w:ascii="Symbol" w:hAnsi="Symbol" w:hint="default"/>
        <w:sz w:val="28"/>
        <w:szCs w:val="28"/>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2" w15:restartNumberingAfterBreak="0">
    <w:nsid w:val="75BD1ECB"/>
    <w:multiLevelType w:val="multilevel"/>
    <w:tmpl w:val="8ED89F32"/>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DB1483"/>
    <w:multiLevelType w:val="multilevel"/>
    <w:tmpl w:val="2D4E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831F7"/>
    <w:multiLevelType w:val="multilevel"/>
    <w:tmpl w:val="226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271962">
    <w:abstractNumId w:val="13"/>
  </w:num>
  <w:num w:numId="2" w16cid:durableId="1968733026">
    <w:abstractNumId w:val="5"/>
  </w:num>
  <w:num w:numId="3" w16cid:durableId="382480952">
    <w:abstractNumId w:val="33"/>
  </w:num>
  <w:num w:numId="4" w16cid:durableId="43062603">
    <w:abstractNumId w:val="7"/>
  </w:num>
  <w:num w:numId="5" w16cid:durableId="2145075834">
    <w:abstractNumId w:val="32"/>
  </w:num>
  <w:num w:numId="6" w16cid:durableId="1764884580">
    <w:abstractNumId w:val="26"/>
  </w:num>
  <w:num w:numId="7" w16cid:durableId="1907566407">
    <w:abstractNumId w:val="0"/>
  </w:num>
  <w:num w:numId="8" w16cid:durableId="490681640">
    <w:abstractNumId w:val="2"/>
  </w:num>
  <w:num w:numId="9" w16cid:durableId="667560680">
    <w:abstractNumId w:val="21"/>
  </w:num>
  <w:num w:numId="10" w16cid:durableId="455218343">
    <w:abstractNumId w:val="14"/>
  </w:num>
  <w:num w:numId="11" w16cid:durableId="1144158985">
    <w:abstractNumId w:val="20"/>
  </w:num>
  <w:num w:numId="12" w16cid:durableId="1417745313">
    <w:abstractNumId w:val="17"/>
  </w:num>
  <w:num w:numId="13" w16cid:durableId="1354113592">
    <w:abstractNumId w:val="28"/>
  </w:num>
  <w:num w:numId="14" w16cid:durableId="453326217">
    <w:abstractNumId w:val="24"/>
  </w:num>
  <w:num w:numId="15" w16cid:durableId="1364478388">
    <w:abstractNumId w:val="16"/>
  </w:num>
  <w:num w:numId="16" w16cid:durableId="116149978">
    <w:abstractNumId w:val="15"/>
  </w:num>
  <w:num w:numId="17" w16cid:durableId="500705187">
    <w:abstractNumId w:val="19"/>
  </w:num>
  <w:num w:numId="18" w16cid:durableId="692612150">
    <w:abstractNumId w:val="25"/>
  </w:num>
  <w:num w:numId="19" w16cid:durableId="1588537622">
    <w:abstractNumId w:val="9"/>
  </w:num>
  <w:num w:numId="20" w16cid:durableId="1280605469">
    <w:abstractNumId w:val="31"/>
  </w:num>
  <w:num w:numId="21" w16cid:durableId="954559545">
    <w:abstractNumId w:val="1"/>
  </w:num>
  <w:num w:numId="22" w16cid:durableId="1600138275">
    <w:abstractNumId w:val="11"/>
  </w:num>
  <w:num w:numId="23" w16cid:durableId="210579996">
    <w:abstractNumId w:val="12"/>
  </w:num>
  <w:num w:numId="24" w16cid:durableId="590509735">
    <w:abstractNumId w:val="6"/>
  </w:num>
  <w:num w:numId="25" w16cid:durableId="1269120672">
    <w:abstractNumId w:val="10"/>
  </w:num>
  <w:num w:numId="26" w16cid:durableId="609817741">
    <w:abstractNumId w:val="22"/>
  </w:num>
  <w:num w:numId="27" w16cid:durableId="1889488009">
    <w:abstractNumId w:val="4"/>
  </w:num>
  <w:num w:numId="28" w16cid:durableId="2004621899">
    <w:abstractNumId w:val="3"/>
  </w:num>
  <w:num w:numId="29" w16cid:durableId="1315379108">
    <w:abstractNumId w:val="29"/>
  </w:num>
  <w:num w:numId="30" w16cid:durableId="1624186907">
    <w:abstractNumId w:val="30"/>
  </w:num>
  <w:num w:numId="31" w16cid:durableId="1083145797">
    <w:abstractNumId w:val="23"/>
  </w:num>
  <w:num w:numId="32" w16cid:durableId="2040856716">
    <w:abstractNumId w:val="8"/>
  </w:num>
  <w:num w:numId="33" w16cid:durableId="1743137527">
    <w:abstractNumId w:val="18"/>
  </w:num>
  <w:num w:numId="34" w16cid:durableId="1490638655">
    <w:abstractNumId w:val="34"/>
  </w:num>
  <w:num w:numId="35" w16cid:durableId="788470621">
    <w:abstractNumId w:val="27"/>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אסעד סג'ים">
    <w15:presenceInfo w15:providerId="AD" w15:userId="S::Asaad.Sajim@e.braude.ac.il::e8a1dabf-776b-4970-9a2e-2aa1a6189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DF4"/>
    <w:rsid w:val="00002AA6"/>
    <w:rsid w:val="000103D3"/>
    <w:rsid w:val="000135C6"/>
    <w:rsid w:val="0001568D"/>
    <w:rsid w:val="00020040"/>
    <w:rsid w:val="0002555A"/>
    <w:rsid w:val="00030814"/>
    <w:rsid w:val="00032008"/>
    <w:rsid w:val="00037778"/>
    <w:rsid w:val="00043E20"/>
    <w:rsid w:val="0005642D"/>
    <w:rsid w:val="0005688F"/>
    <w:rsid w:val="000630B5"/>
    <w:rsid w:val="00074980"/>
    <w:rsid w:val="000763D1"/>
    <w:rsid w:val="00076512"/>
    <w:rsid w:val="00080E94"/>
    <w:rsid w:val="00090BA8"/>
    <w:rsid w:val="00095C49"/>
    <w:rsid w:val="000B51E3"/>
    <w:rsid w:val="000C16E2"/>
    <w:rsid w:val="000E0F69"/>
    <w:rsid w:val="000E24AB"/>
    <w:rsid w:val="000E3711"/>
    <w:rsid w:val="000F106E"/>
    <w:rsid w:val="000F530E"/>
    <w:rsid w:val="000F68C1"/>
    <w:rsid w:val="00117FC4"/>
    <w:rsid w:val="00133801"/>
    <w:rsid w:val="001340A4"/>
    <w:rsid w:val="00141314"/>
    <w:rsid w:val="00142AE1"/>
    <w:rsid w:val="0014350D"/>
    <w:rsid w:val="00147F1A"/>
    <w:rsid w:val="00147F41"/>
    <w:rsid w:val="00154228"/>
    <w:rsid w:val="00155FA1"/>
    <w:rsid w:val="00165EAE"/>
    <w:rsid w:val="00177CB0"/>
    <w:rsid w:val="001827C3"/>
    <w:rsid w:val="00187A83"/>
    <w:rsid w:val="001914E7"/>
    <w:rsid w:val="00194F7C"/>
    <w:rsid w:val="001A3685"/>
    <w:rsid w:val="001A4041"/>
    <w:rsid w:val="001A4C18"/>
    <w:rsid w:val="001A4D8C"/>
    <w:rsid w:val="001A5BEC"/>
    <w:rsid w:val="001A7B63"/>
    <w:rsid w:val="001B1F1D"/>
    <w:rsid w:val="001B20A2"/>
    <w:rsid w:val="001B56E3"/>
    <w:rsid w:val="001C2553"/>
    <w:rsid w:val="001C2962"/>
    <w:rsid w:val="001C4A15"/>
    <w:rsid w:val="001C5370"/>
    <w:rsid w:val="001C5C41"/>
    <w:rsid w:val="001C6449"/>
    <w:rsid w:val="001D4C2D"/>
    <w:rsid w:val="001E0C2D"/>
    <w:rsid w:val="001E438F"/>
    <w:rsid w:val="001F6A42"/>
    <w:rsid w:val="00210222"/>
    <w:rsid w:val="00211D0D"/>
    <w:rsid w:val="00213201"/>
    <w:rsid w:val="002232AF"/>
    <w:rsid w:val="002242B3"/>
    <w:rsid w:val="00232691"/>
    <w:rsid w:val="0023774A"/>
    <w:rsid w:val="00241D95"/>
    <w:rsid w:val="00243BDB"/>
    <w:rsid w:val="00254AB2"/>
    <w:rsid w:val="002561B8"/>
    <w:rsid w:val="00261FF1"/>
    <w:rsid w:val="002626D4"/>
    <w:rsid w:val="00282E21"/>
    <w:rsid w:val="002837A4"/>
    <w:rsid w:val="002B3BCB"/>
    <w:rsid w:val="002B7228"/>
    <w:rsid w:val="002C6297"/>
    <w:rsid w:val="002D0109"/>
    <w:rsid w:val="002D282E"/>
    <w:rsid w:val="002E10A8"/>
    <w:rsid w:val="002E2E08"/>
    <w:rsid w:val="00307621"/>
    <w:rsid w:val="00315205"/>
    <w:rsid w:val="0032398D"/>
    <w:rsid w:val="00325DD4"/>
    <w:rsid w:val="00327895"/>
    <w:rsid w:val="00343F20"/>
    <w:rsid w:val="00346AB7"/>
    <w:rsid w:val="00347F91"/>
    <w:rsid w:val="00350E8E"/>
    <w:rsid w:val="00356476"/>
    <w:rsid w:val="00356561"/>
    <w:rsid w:val="003601DC"/>
    <w:rsid w:val="00360F08"/>
    <w:rsid w:val="00366BCC"/>
    <w:rsid w:val="00376203"/>
    <w:rsid w:val="00376D34"/>
    <w:rsid w:val="00384502"/>
    <w:rsid w:val="00393BF3"/>
    <w:rsid w:val="003A2EE6"/>
    <w:rsid w:val="003A3BF8"/>
    <w:rsid w:val="003B0433"/>
    <w:rsid w:val="003B0A9F"/>
    <w:rsid w:val="003B3017"/>
    <w:rsid w:val="003B3DF4"/>
    <w:rsid w:val="003D6968"/>
    <w:rsid w:val="003F4FFD"/>
    <w:rsid w:val="003F587F"/>
    <w:rsid w:val="00405B5B"/>
    <w:rsid w:val="00411C9C"/>
    <w:rsid w:val="004120CF"/>
    <w:rsid w:val="00426EB4"/>
    <w:rsid w:val="0043405B"/>
    <w:rsid w:val="00436DFD"/>
    <w:rsid w:val="00444895"/>
    <w:rsid w:val="00446A1A"/>
    <w:rsid w:val="00452076"/>
    <w:rsid w:val="00454CD4"/>
    <w:rsid w:val="00455B42"/>
    <w:rsid w:val="004603A2"/>
    <w:rsid w:val="00463966"/>
    <w:rsid w:val="004641DB"/>
    <w:rsid w:val="00464873"/>
    <w:rsid w:val="00466F3B"/>
    <w:rsid w:val="00473E98"/>
    <w:rsid w:val="00476946"/>
    <w:rsid w:val="00476D60"/>
    <w:rsid w:val="00485059"/>
    <w:rsid w:val="004A37F4"/>
    <w:rsid w:val="004B264C"/>
    <w:rsid w:val="004B2DB6"/>
    <w:rsid w:val="004B4A03"/>
    <w:rsid w:val="004C1110"/>
    <w:rsid w:val="004C255A"/>
    <w:rsid w:val="004C5737"/>
    <w:rsid w:val="004C6F4F"/>
    <w:rsid w:val="004D0DC8"/>
    <w:rsid w:val="004D18F3"/>
    <w:rsid w:val="004D6DE8"/>
    <w:rsid w:val="004F27AB"/>
    <w:rsid w:val="004F5993"/>
    <w:rsid w:val="004F7997"/>
    <w:rsid w:val="005049B9"/>
    <w:rsid w:val="00507408"/>
    <w:rsid w:val="00507D41"/>
    <w:rsid w:val="00507EDA"/>
    <w:rsid w:val="0051313B"/>
    <w:rsid w:val="00522B97"/>
    <w:rsid w:val="0053085A"/>
    <w:rsid w:val="0053262E"/>
    <w:rsid w:val="00534572"/>
    <w:rsid w:val="00534CE7"/>
    <w:rsid w:val="00535B05"/>
    <w:rsid w:val="00555D66"/>
    <w:rsid w:val="00560F42"/>
    <w:rsid w:val="0056165A"/>
    <w:rsid w:val="005648D1"/>
    <w:rsid w:val="00582C5A"/>
    <w:rsid w:val="00585B3F"/>
    <w:rsid w:val="005B7C63"/>
    <w:rsid w:val="005C46E5"/>
    <w:rsid w:val="005D0470"/>
    <w:rsid w:val="005E0664"/>
    <w:rsid w:val="005F2DCA"/>
    <w:rsid w:val="0060552C"/>
    <w:rsid w:val="006136A5"/>
    <w:rsid w:val="00623364"/>
    <w:rsid w:val="006260E8"/>
    <w:rsid w:val="0063417B"/>
    <w:rsid w:val="0064745C"/>
    <w:rsid w:val="006561E9"/>
    <w:rsid w:val="0065676B"/>
    <w:rsid w:val="00656935"/>
    <w:rsid w:val="00665CC3"/>
    <w:rsid w:val="00674523"/>
    <w:rsid w:val="00682F13"/>
    <w:rsid w:val="006914A4"/>
    <w:rsid w:val="006A0916"/>
    <w:rsid w:val="006A61D8"/>
    <w:rsid w:val="006B00E6"/>
    <w:rsid w:val="006B1C1F"/>
    <w:rsid w:val="006B6127"/>
    <w:rsid w:val="006C13C3"/>
    <w:rsid w:val="006C4133"/>
    <w:rsid w:val="006C63F5"/>
    <w:rsid w:val="006D0772"/>
    <w:rsid w:val="006D588F"/>
    <w:rsid w:val="006E5AC2"/>
    <w:rsid w:val="006E793B"/>
    <w:rsid w:val="006E7F1F"/>
    <w:rsid w:val="00700C9B"/>
    <w:rsid w:val="0070210B"/>
    <w:rsid w:val="007126B0"/>
    <w:rsid w:val="007138DD"/>
    <w:rsid w:val="0071393E"/>
    <w:rsid w:val="00714925"/>
    <w:rsid w:val="0071733E"/>
    <w:rsid w:val="00717CBD"/>
    <w:rsid w:val="00720C73"/>
    <w:rsid w:val="00721E1A"/>
    <w:rsid w:val="0073366B"/>
    <w:rsid w:val="00733E80"/>
    <w:rsid w:val="00734087"/>
    <w:rsid w:val="007343A7"/>
    <w:rsid w:val="007369DD"/>
    <w:rsid w:val="00736C01"/>
    <w:rsid w:val="007403C9"/>
    <w:rsid w:val="00742332"/>
    <w:rsid w:val="007577D4"/>
    <w:rsid w:val="007632E6"/>
    <w:rsid w:val="00765BFF"/>
    <w:rsid w:val="007703EA"/>
    <w:rsid w:val="00777CE0"/>
    <w:rsid w:val="0078183E"/>
    <w:rsid w:val="00782576"/>
    <w:rsid w:val="00783B3B"/>
    <w:rsid w:val="007855F1"/>
    <w:rsid w:val="00795D7A"/>
    <w:rsid w:val="0079718E"/>
    <w:rsid w:val="007A00E2"/>
    <w:rsid w:val="007B4EF1"/>
    <w:rsid w:val="007C007C"/>
    <w:rsid w:val="007C34F9"/>
    <w:rsid w:val="007C4884"/>
    <w:rsid w:val="007D2B0E"/>
    <w:rsid w:val="007D60D1"/>
    <w:rsid w:val="007E02F0"/>
    <w:rsid w:val="007F64ED"/>
    <w:rsid w:val="00803D79"/>
    <w:rsid w:val="00804452"/>
    <w:rsid w:val="00812D35"/>
    <w:rsid w:val="00820D5F"/>
    <w:rsid w:val="00820FA8"/>
    <w:rsid w:val="00821299"/>
    <w:rsid w:val="0082480A"/>
    <w:rsid w:val="00834847"/>
    <w:rsid w:val="00835A97"/>
    <w:rsid w:val="00836322"/>
    <w:rsid w:val="008403CB"/>
    <w:rsid w:val="008469CC"/>
    <w:rsid w:val="00852421"/>
    <w:rsid w:val="008562DE"/>
    <w:rsid w:val="008618EF"/>
    <w:rsid w:val="00864185"/>
    <w:rsid w:val="008667DA"/>
    <w:rsid w:val="00881F7B"/>
    <w:rsid w:val="00882F9F"/>
    <w:rsid w:val="0088471C"/>
    <w:rsid w:val="00886BAD"/>
    <w:rsid w:val="00890E1C"/>
    <w:rsid w:val="00895FE6"/>
    <w:rsid w:val="00897BBB"/>
    <w:rsid w:val="008A0EF1"/>
    <w:rsid w:val="008A3A6E"/>
    <w:rsid w:val="008B166C"/>
    <w:rsid w:val="008B71FB"/>
    <w:rsid w:val="008B770C"/>
    <w:rsid w:val="008B7D36"/>
    <w:rsid w:val="008E0857"/>
    <w:rsid w:val="008E34A6"/>
    <w:rsid w:val="008F1786"/>
    <w:rsid w:val="008F4EF1"/>
    <w:rsid w:val="00903C99"/>
    <w:rsid w:val="00904C93"/>
    <w:rsid w:val="0091155E"/>
    <w:rsid w:val="00926F95"/>
    <w:rsid w:val="00927E39"/>
    <w:rsid w:val="00936EDF"/>
    <w:rsid w:val="00943998"/>
    <w:rsid w:val="00943B96"/>
    <w:rsid w:val="009449FF"/>
    <w:rsid w:val="00945035"/>
    <w:rsid w:val="00960B8C"/>
    <w:rsid w:val="00961032"/>
    <w:rsid w:val="00963607"/>
    <w:rsid w:val="00966C84"/>
    <w:rsid w:val="009725D3"/>
    <w:rsid w:val="00972D41"/>
    <w:rsid w:val="00972E53"/>
    <w:rsid w:val="0097663A"/>
    <w:rsid w:val="00976933"/>
    <w:rsid w:val="00985399"/>
    <w:rsid w:val="00995686"/>
    <w:rsid w:val="00996832"/>
    <w:rsid w:val="00997500"/>
    <w:rsid w:val="009B34A5"/>
    <w:rsid w:val="009B48E6"/>
    <w:rsid w:val="009B4E4A"/>
    <w:rsid w:val="009B7284"/>
    <w:rsid w:val="009C49DA"/>
    <w:rsid w:val="009D258E"/>
    <w:rsid w:val="009D56A1"/>
    <w:rsid w:val="009E1943"/>
    <w:rsid w:val="009E4D50"/>
    <w:rsid w:val="009E65EF"/>
    <w:rsid w:val="009F2BD3"/>
    <w:rsid w:val="009F53FD"/>
    <w:rsid w:val="00A00682"/>
    <w:rsid w:val="00A047C3"/>
    <w:rsid w:val="00A12B58"/>
    <w:rsid w:val="00A21DC6"/>
    <w:rsid w:val="00A26726"/>
    <w:rsid w:val="00A308B6"/>
    <w:rsid w:val="00A368FB"/>
    <w:rsid w:val="00A36D18"/>
    <w:rsid w:val="00A43A16"/>
    <w:rsid w:val="00A46265"/>
    <w:rsid w:val="00A50653"/>
    <w:rsid w:val="00A5646E"/>
    <w:rsid w:val="00A62B22"/>
    <w:rsid w:val="00A65C5B"/>
    <w:rsid w:val="00A7182A"/>
    <w:rsid w:val="00A726B4"/>
    <w:rsid w:val="00A7545E"/>
    <w:rsid w:val="00A82562"/>
    <w:rsid w:val="00A83649"/>
    <w:rsid w:val="00A85D86"/>
    <w:rsid w:val="00A927D8"/>
    <w:rsid w:val="00A966A7"/>
    <w:rsid w:val="00AA6B6A"/>
    <w:rsid w:val="00AB64BF"/>
    <w:rsid w:val="00AC5474"/>
    <w:rsid w:val="00AD70E0"/>
    <w:rsid w:val="00AF6813"/>
    <w:rsid w:val="00B03268"/>
    <w:rsid w:val="00B06B28"/>
    <w:rsid w:val="00B12D1E"/>
    <w:rsid w:val="00B13D56"/>
    <w:rsid w:val="00B2372A"/>
    <w:rsid w:val="00B25F60"/>
    <w:rsid w:val="00B265E3"/>
    <w:rsid w:val="00B40D3F"/>
    <w:rsid w:val="00B43FC8"/>
    <w:rsid w:val="00B465FA"/>
    <w:rsid w:val="00B63F96"/>
    <w:rsid w:val="00B70D8E"/>
    <w:rsid w:val="00B756AF"/>
    <w:rsid w:val="00B81442"/>
    <w:rsid w:val="00B8612B"/>
    <w:rsid w:val="00B90732"/>
    <w:rsid w:val="00B975B1"/>
    <w:rsid w:val="00BB0EA9"/>
    <w:rsid w:val="00BC7047"/>
    <w:rsid w:val="00BE0BA8"/>
    <w:rsid w:val="00C06665"/>
    <w:rsid w:val="00C114ED"/>
    <w:rsid w:val="00C14943"/>
    <w:rsid w:val="00C17B95"/>
    <w:rsid w:val="00C2000E"/>
    <w:rsid w:val="00C20E95"/>
    <w:rsid w:val="00C25B6C"/>
    <w:rsid w:val="00C30ADD"/>
    <w:rsid w:val="00C35272"/>
    <w:rsid w:val="00C35AD2"/>
    <w:rsid w:val="00C64090"/>
    <w:rsid w:val="00C925A8"/>
    <w:rsid w:val="00C927FD"/>
    <w:rsid w:val="00C93EA1"/>
    <w:rsid w:val="00C94F52"/>
    <w:rsid w:val="00C96A41"/>
    <w:rsid w:val="00C97261"/>
    <w:rsid w:val="00CA127E"/>
    <w:rsid w:val="00CA1420"/>
    <w:rsid w:val="00CA2B1B"/>
    <w:rsid w:val="00CA2EC9"/>
    <w:rsid w:val="00CA365F"/>
    <w:rsid w:val="00CA5889"/>
    <w:rsid w:val="00CA739F"/>
    <w:rsid w:val="00CB2C33"/>
    <w:rsid w:val="00CB4782"/>
    <w:rsid w:val="00CC5620"/>
    <w:rsid w:val="00CD0035"/>
    <w:rsid w:val="00CD1FC5"/>
    <w:rsid w:val="00CD2B2C"/>
    <w:rsid w:val="00CD6720"/>
    <w:rsid w:val="00CE4670"/>
    <w:rsid w:val="00D015FE"/>
    <w:rsid w:val="00D06577"/>
    <w:rsid w:val="00D0664D"/>
    <w:rsid w:val="00D12F7B"/>
    <w:rsid w:val="00D2221C"/>
    <w:rsid w:val="00D25ACE"/>
    <w:rsid w:val="00D25BA9"/>
    <w:rsid w:val="00D30A87"/>
    <w:rsid w:val="00D31099"/>
    <w:rsid w:val="00D34D14"/>
    <w:rsid w:val="00D4112B"/>
    <w:rsid w:val="00D46A50"/>
    <w:rsid w:val="00D60D07"/>
    <w:rsid w:val="00D65B0C"/>
    <w:rsid w:val="00D75141"/>
    <w:rsid w:val="00D810C4"/>
    <w:rsid w:val="00D83DBF"/>
    <w:rsid w:val="00DA2A8E"/>
    <w:rsid w:val="00DB3380"/>
    <w:rsid w:val="00DC1921"/>
    <w:rsid w:val="00DC6611"/>
    <w:rsid w:val="00DD297C"/>
    <w:rsid w:val="00DE21CD"/>
    <w:rsid w:val="00DE2227"/>
    <w:rsid w:val="00DE4BBD"/>
    <w:rsid w:val="00DF0124"/>
    <w:rsid w:val="00DF0794"/>
    <w:rsid w:val="00DF681E"/>
    <w:rsid w:val="00DF6CEF"/>
    <w:rsid w:val="00E00A25"/>
    <w:rsid w:val="00E01B3B"/>
    <w:rsid w:val="00E0632F"/>
    <w:rsid w:val="00E12CEB"/>
    <w:rsid w:val="00E13D13"/>
    <w:rsid w:val="00E21A3B"/>
    <w:rsid w:val="00E23038"/>
    <w:rsid w:val="00E3066F"/>
    <w:rsid w:val="00E34130"/>
    <w:rsid w:val="00E47E8B"/>
    <w:rsid w:val="00E529C6"/>
    <w:rsid w:val="00E53DB0"/>
    <w:rsid w:val="00E67350"/>
    <w:rsid w:val="00E71284"/>
    <w:rsid w:val="00E774DD"/>
    <w:rsid w:val="00E77E3C"/>
    <w:rsid w:val="00E83185"/>
    <w:rsid w:val="00E85CE2"/>
    <w:rsid w:val="00E87A28"/>
    <w:rsid w:val="00E930D5"/>
    <w:rsid w:val="00E95FAB"/>
    <w:rsid w:val="00EA5291"/>
    <w:rsid w:val="00EA5DF0"/>
    <w:rsid w:val="00EA6AB7"/>
    <w:rsid w:val="00EB0F34"/>
    <w:rsid w:val="00EB18AC"/>
    <w:rsid w:val="00EC1C7C"/>
    <w:rsid w:val="00EC3180"/>
    <w:rsid w:val="00EC4DCE"/>
    <w:rsid w:val="00ED0CD9"/>
    <w:rsid w:val="00ED1233"/>
    <w:rsid w:val="00ED2CEA"/>
    <w:rsid w:val="00ED7D73"/>
    <w:rsid w:val="00EE5001"/>
    <w:rsid w:val="00F02D84"/>
    <w:rsid w:val="00F1681D"/>
    <w:rsid w:val="00F246CB"/>
    <w:rsid w:val="00F24D41"/>
    <w:rsid w:val="00F304AE"/>
    <w:rsid w:val="00F35748"/>
    <w:rsid w:val="00F35E4B"/>
    <w:rsid w:val="00F412D7"/>
    <w:rsid w:val="00F44657"/>
    <w:rsid w:val="00F533B3"/>
    <w:rsid w:val="00F56BAB"/>
    <w:rsid w:val="00F56C60"/>
    <w:rsid w:val="00F61439"/>
    <w:rsid w:val="00F65FE2"/>
    <w:rsid w:val="00F67027"/>
    <w:rsid w:val="00F70D6E"/>
    <w:rsid w:val="00F73799"/>
    <w:rsid w:val="00F8343B"/>
    <w:rsid w:val="00F93AB9"/>
    <w:rsid w:val="00FA0CEB"/>
    <w:rsid w:val="00FA37C2"/>
    <w:rsid w:val="00FC1DD1"/>
    <w:rsid w:val="00FC2F26"/>
    <w:rsid w:val="00FC3348"/>
    <w:rsid w:val="00FD01FE"/>
    <w:rsid w:val="00FD0218"/>
    <w:rsid w:val="00FD0B24"/>
    <w:rsid w:val="00FE1947"/>
    <w:rsid w:val="00FE286E"/>
    <w:rsid w:val="00FF255B"/>
    <w:rsid w:val="00FF26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E1DB68"/>
  <w15:docId w15:val="{E6D2CF31-CEB3-4ECF-923C-378EF765B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table" w:customStyle="1" w:styleId="a5">
    <w:basedOn w:val="TableNormal1"/>
    <w:pPr>
      <w:spacing w:after="0" w:line="240" w:lineRule="auto"/>
    </w:pPr>
    <w:tblPr>
      <w:tblStyleRowBandSize w:val="1"/>
      <w:tblStyleColBandSize w:val="1"/>
      <w:tblCellMar>
        <w:left w:w="108" w:type="dxa"/>
        <w:right w:w="108" w:type="dxa"/>
      </w:tblCellMar>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6">
    <w:basedOn w:val="TableNormal1"/>
    <w:tblPr>
      <w:tblStyleRowBandSize w:val="1"/>
      <w:tblStyleColBandSize w:val="1"/>
      <w:tblCellMar>
        <w:top w:w="15" w:type="dxa"/>
        <w:left w:w="15" w:type="dxa"/>
        <w:bottom w:w="15" w:type="dxa"/>
        <w:right w:w="15"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paragraph" w:styleId="a9">
    <w:name w:val="header"/>
    <w:basedOn w:val="a"/>
    <w:link w:val="aa"/>
    <w:uiPriority w:val="99"/>
    <w:unhideWhenUsed/>
    <w:rsid w:val="00464873"/>
    <w:pPr>
      <w:tabs>
        <w:tab w:val="center" w:pos="4153"/>
        <w:tab w:val="right" w:pos="8306"/>
      </w:tabs>
      <w:spacing w:after="0" w:line="240" w:lineRule="auto"/>
    </w:pPr>
  </w:style>
  <w:style w:type="character" w:customStyle="1" w:styleId="aa">
    <w:name w:val="כותרת עליונה תו"/>
    <w:basedOn w:val="a0"/>
    <w:link w:val="a9"/>
    <w:uiPriority w:val="99"/>
    <w:rsid w:val="00464873"/>
  </w:style>
  <w:style w:type="paragraph" w:styleId="ab">
    <w:name w:val="footer"/>
    <w:basedOn w:val="a"/>
    <w:link w:val="ac"/>
    <w:uiPriority w:val="99"/>
    <w:unhideWhenUsed/>
    <w:rsid w:val="00464873"/>
    <w:pPr>
      <w:tabs>
        <w:tab w:val="center" w:pos="4153"/>
        <w:tab w:val="right" w:pos="8306"/>
      </w:tabs>
      <w:spacing w:after="0" w:line="240" w:lineRule="auto"/>
    </w:pPr>
  </w:style>
  <w:style w:type="character" w:customStyle="1" w:styleId="ac">
    <w:name w:val="כותרת תחתונה תו"/>
    <w:basedOn w:val="a0"/>
    <w:link w:val="ab"/>
    <w:uiPriority w:val="99"/>
    <w:rsid w:val="00464873"/>
  </w:style>
  <w:style w:type="paragraph" w:styleId="ad">
    <w:name w:val="TOC Heading"/>
    <w:basedOn w:val="1"/>
    <w:next w:val="a"/>
    <w:uiPriority w:val="39"/>
    <w:unhideWhenUsed/>
    <w:qFormat/>
    <w:rsid w:val="00E23038"/>
    <w:pPr>
      <w:spacing w:before="240" w:after="0"/>
      <w:outlineLvl w:val="9"/>
    </w:pPr>
    <w:rPr>
      <w:rFonts w:asciiTheme="majorHAnsi" w:eastAsiaTheme="majorEastAsia" w:hAnsiTheme="majorHAnsi" w:cstheme="majorBidi"/>
      <w:color w:val="365F91" w:themeColor="accent1" w:themeShade="BF"/>
      <w:sz w:val="32"/>
      <w:szCs w:val="32"/>
      <w:rtl/>
      <w:cs/>
    </w:rPr>
  </w:style>
  <w:style w:type="paragraph" w:styleId="TOC2">
    <w:name w:val="toc 2"/>
    <w:basedOn w:val="a"/>
    <w:next w:val="a"/>
    <w:autoRedefine/>
    <w:uiPriority w:val="39"/>
    <w:unhideWhenUsed/>
    <w:rsid w:val="00E23038"/>
    <w:pPr>
      <w:spacing w:after="100"/>
      <w:ind w:left="220"/>
    </w:pPr>
    <w:rPr>
      <w:rFonts w:asciiTheme="minorHAnsi" w:eastAsiaTheme="minorEastAsia" w:hAnsiTheme="minorHAnsi" w:cs="Times New Roman"/>
      <w:rtl/>
      <w:cs/>
    </w:rPr>
  </w:style>
  <w:style w:type="paragraph" w:styleId="TOC1">
    <w:name w:val="toc 1"/>
    <w:basedOn w:val="a"/>
    <w:next w:val="a"/>
    <w:autoRedefine/>
    <w:uiPriority w:val="39"/>
    <w:unhideWhenUsed/>
    <w:rsid w:val="00E23038"/>
    <w:pPr>
      <w:spacing w:after="100"/>
    </w:pPr>
    <w:rPr>
      <w:rFonts w:asciiTheme="minorHAnsi" w:eastAsiaTheme="minorEastAsia" w:hAnsiTheme="minorHAnsi" w:cs="Times New Roman"/>
      <w:rtl/>
      <w:cs/>
    </w:rPr>
  </w:style>
  <w:style w:type="paragraph" w:styleId="TOC3">
    <w:name w:val="toc 3"/>
    <w:basedOn w:val="a"/>
    <w:next w:val="a"/>
    <w:autoRedefine/>
    <w:uiPriority w:val="39"/>
    <w:unhideWhenUsed/>
    <w:rsid w:val="00E23038"/>
    <w:pPr>
      <w:spacing w:after="100"/>
      <w:ind w:left="440"/>
    </w:pPr>
    <w:rPr>
      <w:rFonts w:asciiTheme="minorHAnsi" w:eastAsiaTheme="minorEastAsia" w:hAnsiTheme="minorHAnsi" w:cs="Times New Roman"/>
      <w:rtl/>
      <w:cs/>
    </w:rPr>
  </w:style>
  <w:style w:type="paragraph" w:customStyle="1" w:styleId="10">
    <w:name w:val="סגנון1"/>
    <w:basedOn w:val="a"/>
    <w:link w:val="11"/>
    <w:qFormat/>
    <w:rsid w:val="00864185"/>
    <w:pPr>
      <w:bidi w:val="0"/>
      <w:spacing w:before="240" w:after="240" w:line="240" w:lineRule="auto"/>
      <w:jc w:val="center"/>
    </w:pPr>
    <w:rPr>
      <w:rFonts w:ascii="Garamond" w:eastAsia="Times New Roman" w:hAnsi="Garamond" w:cs="Times New Roman"/>
      <w:b/>
      <w:color w:val="000000"/>
      <w:sz w:val="28"/>
      <w:szCs w:val="28"/>
    </w:rPr>
  </w:style>
  <w:style w:type="character" w:customStyle="1" w:styleId="11">
    <w:name w:val="סגנון1 תו"/>
    <w:basedOn w:val="a0"/>
    <w:link w:val="10"/>
    <w:rsid w:val="00864185"/>
    <w:rPr>
      <w:rFonts w:ascii="Garamond" w:eastAsia="Times New Roman" w:hAnsi="Garamond" w:cs="Times New Roman"/>
      <w:b/>
      <w:color w:val="000000"/>
      <w:sz w:val="28"/>
      <w:szCs w:val="28"/>
    </w:rPr>
  </w:style>
  <w:style w:type="character" w:styleId="Hyperlink">
    <w:name w:val="Hyperlink"/>
    <w:basedOn w:val="a0"/>
    <w:uiPriority w:val="99"/>
    <w:unhideWhenUsed/>
    <w:rsid w:val="00F24D41"/>
    <w:rPr>
      <w:color w:val="0000FF" w:themeColor="hyperlink"/>
      <w:u w:val="single"/>
    </w:rPr>
  </w:style>
  <w:style w:type="character" w:styleId="FollowedHyperlink">
    <w:name w:val="FollowedHyperlink"/>
    <w:basedOn w:val="a0"/>
    <w:uiPriority w:val="99"/>
    <w:semiHidden/>
    <w:unhideWhenUsed/>
    <w:rsid w:val="00F24D41"/>
    <w:rPr>
      <w:color w:val="800080" w:themeColor="followedHyperlink"/>
      <w:u w:val="single"/>
    </w:rPr>
  </w:style>
  <w:style w:type="paragraph" w:styleId="ae">
    <w:name w:val="List Paragraph"/>
    <w:basedOn w:val="a"/>
    <w:uiPriority w:val="34"/>
    <w:qFormat/>
    <w:rsid w:val="00F24D41"/>
    <w:pPr>
      <w:ind w:left="720"/>
      <w:contextualSpacing/>
    </w:pPr>
  </w:style>
  <w:style w:type="character" w:styleId="af">
    <w:name w:val="Unresolved Mention"/>
    <w:basedOn w:val="a0"/>
    <w:uiPriority w:val="99"/>
    <w:semiHidden/>
    <w:unhideWhenUsed/>
    <w:rsid w:val="00F24D41"/>
    <w:rPr>
      <w:color w:val="605E5C"/>
      <w:shd w:val="clear" w:color="auto" w:fill="E1DFDD"/>
    </w:rPr>
  </w:style>
  <w:style w:type="table" w:customStyle="1" w:styleId="12">
    <w:name w:val="1"/>
    <w:basedOn w:val="a1"/>
    <w:rsid w:val="00F24D41"/>
    <w:pPr>
      <w:bidi w:val="0"/>
      <w:spacing w:after="0" w:line="240" w:lineRule="auto"/>
    </w:pPr>
    <w:rPr>
      <w:rFonts w:ascii="Calibri" w:eastAsia="Calibri" w:hAnsi="Calibri" w:cs="Calibri"/>
    </w:rPr>
    <w:tblPr>
      <w:tblStyleRowBandSize w:val="1"/>
      <w:tblStyleColBandSize w:val="1"/>
    </w:tblPr>
  </w:style>
  <w:style w:type="paragraph" w:styleId="af0">
    <w:name w:val="Revision"/>
    <w:hidden/>
    <w:uiPriority w:val="99"/>
    <w:semiHidden/>
    <w:rsid w:val="00D25ACE"/>
    <w:pPr>
      <w:bidi w:val="0"/>
      <w:spacing w:after="0" w:line="240" w:lineRule="auto"/>
    </w:pPr>
  </w:style>
  <w:style w:type="character" w:styleId="af1">
    <w:name w:val="annotation reference"/>
    <w:basedOn w:val="a0"/>
    <w:uiPriority w:val="99"/>
    <w:semiHidden/>
    <w:unhideWhenUsed/>
    <w:rsid w:val="00D25ACE"/>
    <w:rPr>
      <w:sz w:val="16"/>
      <w:szCs w:val="16"/>
    </w:rPr>
  </w:style>
  <w:style w:type="paragraph" w:styleId="af2">
    <w:name w:val="annotation text"/>
    <w:basedOn w:val="a"/>
    <w:link w:val="af3"/>
    <w:uiPriority w:val="99"/>
    <w:unhideWhenUsed/>
    <w:rsid w:val="00D25ACE"/>
    <w:pPr>
      <w:spacing w:line="240" w:lineRule="auto"/>
    </w:pPr>
    <w:rPr>
      <w:sz w:val="20"/>
      <w:szCs w:val="20"/>
    </w:rPr>
  </w:style>
  <w:style w:type="character" w:customStyle="1" w:styleId="af3">
    <w:name w:val="טקסט הערה תו"/>
    <w:basedOn w:val="a0"/>
    <w:link w:val="af2"/>
    <w:uiPriority w:val="99"/>
    <w:rsid w:val="00D25ACE"/>
    <w:rPr>
      <w:sz w:val="20"/>
      <w:szCs w:val="20"/>
    </w:rPr>
  </w:style>
  <w:style w:type="paragraph" w:styleId="af4">
    <w:name w:val="annotation subject"/>
    <w:basedOn w:val="af2"/>
    <w:next w:val="af2"/>
    <w:link w:val="af5"/>
    <w:uiPriority w:val="99"/>
    <w:semiHidden/>
    <w:unhideWhenUsed/>
    <w:rsid w:val="00D25ACE"/>
    <w:rPr>
      <w:b/>
      <w:bCs/>
    </w:rPr>
  </w:style>
  <w:style w:type="character" w:customStyle="1" w:styleId="af5">
    <w:name w:val="נושא הערה תו"/>
    <w:basedOn w:val="af3"/>
    <w:link w:val="af4"/>
    <w:uiPriority w:val="99"/>
    <w:semiHidden/>
    <w:rsid w:val="00D25ACE"/>
    <w:rPr>
      <w:b/>
      <w:bCs/>
      <w:sz w:val="20"/>
      <w:szCs w:val="20"/>
    </w:rPr>
  </w:style>
  <w:style w:type="paragraph" w:styleId="NormalWeb">
    <w:name w:val="Normal (Web)"/>
    <w:basedOn w:val="a"/>
    <w:uiPriority w:val="99"/>
    <w:semiHidden/>
    <w:unhideWhenUsed/>
    <w:rsid w:val="00733E80"/>
    <w:rPr>
      <w:rFonts w:ascii="Times New Roman" w:hAnsi="Times New Roman" w:cs="Times New Roman"/>
      <w:sz w:val="24"/>
      <w:szCs w:val="24"/>
    </w:rPr>
  </w:style>
  <w:style w:type="table" w:styleId="4-4">
    <w:name w:val="List Table 4 Accent 4"/>
    <w:basedOn w:val="a1"/>
    <w:uiPriority w:val="49"/>
    <w:rsid w:val="00FA0CE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6">
    <w:name w:val="Grid Table 4 Accent 6"/>
    <w:basedOn w:val="a1"/>
    <w:uiPriority w:val="49"/>
    <w:rsid w:val="00972D4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4-5">
    <w:name w:val="Grid Table 4 Accent 5"/>
    <w:basedOn w:val="a1"/>
    <w:uiPriority w:val="49"/>
    <w:rsid w:val="00972D4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0">
    <w:name w:val="Grid Table 2"/>
    <w:basedOn w:val="a1"/>
    <w:uiPriority w:val="47"/>
    <w:rsid w:val="009636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5">
    <w:name w:val="Grid Table 2 Accent 5"/>
    <w:basedOn w:val="a1"/>
    <w:uiPriority w:val="47"/>
    <w:rsid w:val="00963607"/>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af6">
    <w:name w:val="Strong"/>
    <w:basedOn w:val="a0"/>
    <w:uiPriority w:val="22"/>
    <w:qFormat/>
    <w:rsid w:val="00AC54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3875">
      <w:bodyDiv w:val="1"/>
      <w:marLeft w:val="0"/>
      <w:marRight w:val="0"/>
      <w:marTop w:val="0"/>
      <w:marBottom w:val="0"/>
      <w:divBdr>
        <w:top w:val="none" w:sz="0" w:space="0" w:color="auto"/>
        <w:left w:val="none" w:sz="0" w:space="0" w:color="auto"/>
        <w:bottom w:val="none" w:sz="0" w:space="0" w:color="auto"/>
        <w:right w:val="none" w:sz="0" w:space="0" w:color="auto"/>
      </w:divBdr>
    </w:div>
    <w:div w:id="42485695">
      <w:bodyDiv w:val="1"/>
      <w:marLeft w:val="0"/>
      <w:marRight w:val="0"/>
      <w:marTop w:val="0"/>
      <w:marBottom w:val="0"/>
      <w:divBdr>
        <w:top w:val="none" w:sz="0" w:space="0" w:color="auto"/>
        <w:left w:val="none" w:sz="0" w:space="0" w:color="auto"/>
        <w:bottom w:val="none" w:sz="0" w:space="0" w:color="auto"/>
        <w:right w:val="none" w:sz="0" w:space="0" w:color="auto"/>
      </w:divBdr>
    </w:div>
    <w:div w:id="108744144">
      <w:bodyDiv w:val="1"/>
      <w:marLeft w:val="0"/>
      <w:marRight w:val="0"/>
      <w:marTop w:val="0"/>
      <w:marBottom w:val="0"/>
      <w:divBdr>
        <w:top w:val="none" w:sz="0" w:space="0" w:color="auto"/>
        <w:left w:val="none" w:sz="0" w:space="0" w:color="auto"/>
        <w:bottom w:val="none" w:sz="0" w:space="0" w:color="auto"/>
        <w:right w:val="none" w:sz="0" w:space="0" w:color="auto"/>
      </w:divBdr>
      <w:divsChild>
        <w:div w:id="1090466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65265">
      <w:bodyDiv w:val="1"/>
      <w:marLeft w:val="0"/>
      <w:marRight w:val="0"/>
      <w:marTop w:val="0"/>
      <w:marBottom w:val="0"/>
      <w:divBdr>
        <w:top w:val="none" w:sz="0" w:space="0" w:color="auto"/>
        <w:left w:val="none" w:sz="0" w:space="0" w:color="auto"/>
        <w:bottom w:val="none" w:sz="0" w:space="0" w:color="auto"/>
        <w:right w:val="none" w:sz="0" w:space="0" w:color="auto"/>
      </w:divBdr>
    </w:div>
    <w:div w:id="139925617">
      <w:bodyDiv w:val="1"/>
      <w:marLeft w:val="0"/>
      <w:marRight w:val="0"/>
      <w:marTop w:val="0"/>
      <w:marBottom w:val="0"/>
      <w:divBdr>
        <w:top w:val="none" w:sz="0" w:space="0" w:color="auto"/>
        <w:left w:val="none" w:sz="0" w:space="0" w:color="auto"/>
        <w:bottom w:val="none" w:sz="0" w:space="0" w:color="auto"/>
        <w:right w:val="none" w:sz="0" w:space="0" w:color="auto"/>
      </w:divBdr>
    </w:div>
    <w:div w:id="155918591">
      <w:bodyDiv w:val="1"/>
      <w:marLeft w:val="0"/>
      <w:marRight w:val="0"/>
      <w:marTop w:val="0"/>
      <w:marBottom w:val="0"/>
      <w:divBdr>
        <w:top w:val="none" w:sz="0" w:space="0" w:color="auto"/>
        <w:left w:val="none" w:sz="0" w:space="0" w:color="auto"/>
        <w:bottom w:val="none" w:sz="0" w:space="0" w:color="auto"/>
        <w:right w:val="none" w:sz="0" w:space="0" w:color="auto"/>
      </w:divBdr>
    </w:div>
    <w:div w:id="162359982">
      <w:bodyDiv w:val="1"/>
      <w:marLeft w:val="0"/>
      <w:marRight w:val="0"/>
      <w:marTop w:val="0"/>
      <w:marBottom w:val="0"/>
      <w:divBdr>
        <w:top w:val="none" w:sz="0" w:space="0" w:color="auto"/>
        <w:left w:val="none" w:sz="0" w:space="0" w:color="auto"/>
        <w:bottom w:val="none" w:sz="0" w:space="0" w:color="auto"/>
        <w:right w:val="none" w:sz="0" w:space="0" w:color="auto"/>
      </w:divBdr>
    </w:div>
    <w:div w:id="164714943">
      <w:bodyDiv w:val="1"/>
      <w:marLeft w:val="0"/>
      <w:marRight w:val="0"/>
      <w:marTop w:val="0"/>
      <w:marBottom w:val="0"/>
      <w:divBdr>
        <w:top w:val="none" w:sz="0" w:space="0" w:color="auto"/>
        <w:left w:val="none" w:sz="0" w:space="0" w:color="auto"/>
        <w:bottom w:val="none" w:sz="0" w:space="0" w:color="auto"/>
        <w:right w:val="none" w:sz="0" w:space="0" w:color="auto"/>
      </w:divBdr>
    </w:div>
    <w:div w:id="196741524">
      <w:bodyDiv w:val="1"/>
      <w:marLeft w:val="0"/>
      <w:marRight w:val="0"/>
      <w:marTop w:val="0"/>
      <w:marBottom w:val="0"/>
      <w:divBdr>
        <w:top w:val="none" w:sz="0" w:space="0" w:color="auto"/>
        <w:left w:val="none" w:sz="0" w:space="0" w:color="auto"/>
        <w:bottom w:val="none" w:sz="0" w:space="0" w:color="auto"/>
        <w:right w:val="none" w:sz="0" w:space="0" w:color="auto"/>
      </w:divBdr>
    </w:div>
    <w:div w:id="243489136">
      <w:bodyDiv w:val="1"/>
      <w:marLeft w:val="0"/>
      <w:marRight w:val="0"/>
      <w:marTop w:val="0"/>
      <w:marBottom w:val="0"/>
      <w:divBdr>
        <w:top w:val="none" w:sz="0" w:space="0" w:color="auto"/>
        <w:left w:val="none" w:sz="0" w:space="0" w:color="auto"/>
        <w:bottom w:val="none" w:sz="0" w:space="0" w:color="auto"/>
        <w:right w:val="none" w:sz="0" w:space="0" w:color="auto"/>
      </w:divBdr>
    </w:div>
    <w:div w:id="304507253">
      <w:bodyDiv w:val="1"/>
      <w:marLeft w:val="0"/>
      <w:marRight w:val="0"/>
      <w:marTop w:val="0"/>
      <w:marBottom w:val="0"/>
      <w:divBdr>
        <w:top w:val="none" w:sz="0" w:space="0" w:color="auto"/>
        <w:left w:val="none" w:sz="0" w:space="0" w:color="auto"/>
        <w:bottom w:val="none" w:sz="0" w:space="0" w:color="auto"/>
        <w:right w:val="none" w:sz="0" w:space="0" w:color="auto"/>
      </w:divBdr>
    </w:div>
    <w:div w:id="312835829">
      <w:bodyDiv w:val="1"/>
      <w:marLeft w:val="0"/>
      <w:marRight w:val="0"/>
      <w:marTop w:val="0"/>
      <w:marBottom w:val="0"/>
      <w:divBdr>
        <w:top w:val="none" w:sz="0" w:space="0" w:color="auto"/>
        <w:left w:val="none" w:sz="0" w:space="0" w:color="auto"/>
        <w:bottom w:val="none" w:sz="0" w:space="0" w:color="auto"/>
        <w:right w:val="none" w:sz="0" w:space="0" w:color="auto"/>
      </w:divBdr>
    </w:div>
    <w:div w:id="385643508">
      <w:bodyDiv w:val="1"/>
      <w:marLeft w:val="0"/>
      <w:marRight w:val="0"/>
      <w:marTop w:val="0"/>
      <w:marBottom w:val="0"/>
      <w:divBdr>
        <w:top w:val="none" w:sz="0" w:space="0" w:color="auto"/>
        <w:left w:val="none" w:sz="0" w:space="0" w:color="auto"/>
        <w:bottom w:val="none" w:sz="0" w:space="0" w:color="auto"/>
        <w:right w:val="none" w:sz="0" w:space="0" w:color="auto"/>
      </w:divBdr>
    </w:div>
    <w:div w:id="398091223">
      <w:bodyDiv w:val="1"/>
      <w:marLeft w:val="0"/>
      <w:marRight w:val="0"/>
      <w:marTop w:val="0"/>
      <w:marBottom w:val="0"/>
      <w:divBdr>
        <w:top w:val="none" w:sz="0" w:space="0" w:color="auto"/>
        <w:left w:val="none" w:sz="0" w:space="0" w:color="auto"/>
        <w:bottom w:val="none" w:sz="0" w:space="0" w:color="auto"/>
        <w:right w:val="none" w:sz="0" w:space="0" w:color="auto"/>
      </w:divBdr>
    </w:div>
    <w:div w:id="410323139">
      <w:bodyDiv w:val="1"/>
      <w:marLeft w:val="0"/>
      <w:marRight w:val="0"/>
      <w:marTop w:val="0"/>
      <w:marBottom w:val="0"/>
      <w:divBdr>
        <w:top w:val="none" w:sz="0" w:space="0" w:color="auto"/>
        <w:left w:val="none" w:sz="0" w:space="0" w:color="auto"/>
        <w:bottom w:val="none" w:sz="0" w:space="0" w:color="auto"/>
        <w:right w:val="none" w:sz="0" w:space="0" w:color="auto"/>
      </w:divBdr>
      <w:divsChild>
        <w:div w:id="1193499595">
          <w:marLeft w:val="0"/>
          <w:marRight w:val="0"/>
          <w:marTop w:val="0"/>
          <w:marBottom w:val="0"/>
          <w:divBdr>
            <w:top w:val="none" w:sz="0" w:space="0" w:color="auto"/>
            <w:left w:val="none" w:sz="0" w:space="0" w:color="auto"/>
            <w:bottom w:val="none" w:sz="0" w:space="0" w:color="auto"/>
            <w:right w:val="none" w:sz="0" w:space="0" w:color="auto"/>
          </w:divBdr>
          <w:divsChild>
            <w:div w:id="7490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0786">
      <w:bodyDiv w:val="1"/>
      <w:marLeft w:val="0"/>
      <w:marRight w:val="0"/>
      <w:marTop w:val="0"/>
      <w:marBottom w:val="0"/>
      <w:divBdr>
        <w:top w:val="none" w:sz="0" w:space="0" w:color="auto"/>
        <w:left w:val="none" w:sz="0" w:space="0" w:color="auto"/>
        <w:bottom w:val="none" w:sz="0" w:space="0" w:color="auto"/>
        <w:right w:val="none" w:sz="0" w:space="0" w:color="auto"/>
      </w:divBdr>
    </w:div>
    <w:div w:id="489828834">
      <w:bodyDiv w:val="1"/>
      <w:marLeft w:val="0"/>
      <w:marRight w:val="0"/>
      <w:marTop w:val="0"/>
      <w:marBottom w:val="0"/>
      <w:divBdr>
        <w:top w:val="none" w:sz="0" w:space="0" w:color="auto"/>
        <w:left w:val="none" w:sz="0" w:space="0" w:color="auto"/>
        <w:bottom w:val="none" w:sz="0" w:space="0" w:color="auto"/>
        <w:right w:val="none" w:sz="0" w:space="0" w:color="auto"/>
      </w:divBdr>
    </w:div>
    <w:div w:id="544879364">
      <w:bodyDiv w:val="1"/>
      <w:marLeft w:val="0"/>
      <w:marRight w:val="0"/>
      <w:marTop w:val="0"/>
      <w:marBottom w:val="0"/>
      <w:divBdr>
        <w:top w:val="none" w:sz="0" w:space="0" w:color="auto"/>
        <w:left w:val="none" w:sz="0" w:space="0" w:color="auto"/>
        <w:bottom w:val="none" w:sz="0" w:space="0" w:color="auto"/>
        <w:right w:val="none" w:sz="0" w:space="0" w:color="auto"/>
      </w:divBdr>
    </w:div>
    <w:div w:id="577986807">
      <w:bodyDiv w:val="1"/>
      <w:marLeft w:val="0"/>
      <w:marRight w:val="0"/>
      <w:marTop w:val="0"/>
      <w:marBottom w:val="0"/>
      <w:divBdr>
        <w:top w:val="none" w:sz="0" w:space="0" w:color="auto"/>
        <w:left w:val="none" w:sz="0" w:space="0" w:color="auto"/>
        <w:bottom w:val="none" w:sz="0" w:space="0" w:color="auto"/>
        <w:right w:val="none" w:sz="0" w:space="0" w:color="auto"/>
      </w:divBdr>
    </w:div>
    <w:div w:id="578444386">
      <w:bodyDiv w:val="1"/>
      <w:marLeft w:val="0"/>
      <w:marRight w:val="0"/>
      <w:marTop w:val="0"/>
      <w:marBottom w:val="0"/>
      <w:divBdr>
        <w:top w:val="none" w:sz="0" w:space="0" w:color="auto"/>
        <w:left w:val="none" w:sz="0" w:space="0" w:color="auto"/>
        <w:bottom w:val="none" w:sz="0" w:space="0" w:color="auto"/>
        <w:right w:val="none" w:sz="0" w:space="0" w:color="auto"/>
      </w:divBdr>
    </w:div>
    <w:div w:id="647200351">
      <w:bodyDiv w:val="1"/>
      <w:marLeft w:val="0"/>
      <w:marRight w:val="0"/>
      <w:marTop w:val="0"/>
      <w:marBottom w:val="0"/>
      <w:divBdr>
        <w:top w:val="none" w:sz="0" w:space="0" w:color="auto"/>
        <w:left w:val="none" w:sz="0" w:space="0" w:color="auto"/>
        <w:bottom w:val="none" w:sz="0" w:space="0" w:color="auto"/>
        <w:right w:val="none" w:sz="0" w:space="0" w:color="auto"/>
      </w:divBdr>
    </w:div>
    <w:div w:id="664550142">
      <w:bodyDiv w:val="1"/>
      <w:marLeft w:val="0"/>
      <w:marRight w:val="0"/>
      <w:marTop w:val="0"/>
      <w:marBottom w:val="0"/>
      <w:divBdr>
        <w:top w:val="none" w:sz="0" w:space="0" w:color="auto"/>
        <w:left w:val="none" w:sz="0" w:space="0" w:color="auto"/>
        <w:bottom w:val="none" w:sz="0" w:space="0" w:color="auto"/>
        <w:right w:val="none" w:sz="0" w:space="0" w:color="auto"/>
      </w:divBdr>
    </w:div>
    <w:div w:id="680006522">
      <w:bodyDiv w:val="1"/>
      <w:marLeft w:val="0"/>
      <w:marRight w:val="0"/>
      <w:marTop w:val="0"/>
      <w:marBottom w:val="0"/>
      <w:divBdr>
        <w:top w:val="none" w:sz="0" w:space="0" w:color="auto"/>
        <w:left w:val="none" w:sz="0" w:space="0" w:color="auto"/>
        <w:bottom w:val="none" w:sz="0" w:space="0" w:color="auto"/>
        <w:right w:val="none" w:sz="0" w:space="0" w:color="auto"/>
      </w:divBdr>
    </w:div>
    <w:div w:id="694691262">
      <w:bodyDiv w:val="1"/>
      <w:marLeft w:val="0"/>
      <w:marRight w:val="0"/>
      <w:marTop w:val="0"/>
      <w:marBottom w:val="0"/>
      <w:divBdr>
        <w:top w:val="none" w:sz="0" w:space="0" w:color="auto"/>
        <w:left w:val="none" w:sz="0" w:space="0" w:color="auto"/>
        <w:bottom w:val="none" w:sz="0" w:space="0" w:color="auto"/>
        <w:right w:val="none" w:sz="0" w:space="0" w:color="auto"/>
      </w:divBdr>
    </w:div>
    <w:div w:id="724986805">
      <w:bodyDiv w:val="1"/>
      <w:marLeft w:val="0"/>
      <w:marRight w:val="0"/>
      <w:marTop w:val="0"/>
      <w:marBottom w:val="0"/>
      <w:divBdr>
        <w:top w:val="none" w:sz="0" w:space="0" w:color="auto"/>
        <w:left w:val="none" w:sz="0" w:space="0" w:color="auto"/>
        <w:bottom w:val="none" w:sz="0" w:space="0" w:color="auto"/>
        <w:right w:val="none" w:sz="0" w:space="0" w:color="auto"/>
      </w:divBdr>
      <w:divsChild>
        <w:div w:id="1387559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938338">
          <w:marLeft w:val="0"/>
          <w:marRight w:val="0"/>
          <w:marTop w:val="0"/>
          <w:marBottom w:val="0"/>
          <w:divBdr>
            <w:top w:val="none" w:sz="0" w:space="0" w:color="auto"/>
            <w:left w:val="none" w:sz="0" w:space="0" w:color="auto"/>
            <w:bottom w:val="none" w:sz="0" w:space="0" w:color="auto"/>
            <w:right w:val="none" w:sz="0" w:space="0" w:color="auto"/>
          </w:divBdr>
          <w:divsChild>
            <w:div w:id="872301903">
              <w:marLeft w:val="0"/>
              <w:marRight w:val="0"/>
              <w:marTop w:val="0"/>
              <w:marBottom w:val="0"/>
              <w:divBdr>
                <w:top w:val="none" w:sz="0" w:space="0" w:color="auto"/>
                <w:left w:val="none" w:sz="0" w:space="0" w:color="auto"/>
                <w:bottom w:val="none" w:sz="0" w:space="0" w:color="auto"/>
                <w:right w:val="none" w:sz="0" w:space="0" w:color="auto"/>
              </w:divBdr>
            </w:div>
          </w:divsChild>
        </w:div>
        <w:div w:id="2140951519">
          <w:marLeft w:val="0"/>
          <w:marRight w:val="0"/>
          <w:marTop w:val="0"/>
          <w:marBottom w:val="0"/>
          <w:divBdr>
            <w:top w:val="none" w:sz="0" w:space="0" w:color="auto"/>
            <w:left w:val="none" w:sz="0" w:space="0" w:color="auto"/>
            <w:bottom w:val="none" w:sz="0" w:space="0" w:color="auto"/>
            <w:right w:val="none" w:sz="0" w:space="0" w:color="auto"/>
          </w:divBdr>
          <w:divsChild>
            <w:div w:id="4916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5266">
      <w:bodyDiv w:val="1"/>
      <w:marLeft w:val="0"/>
      <w:marRight w:val="0"/>
      <w:marTop w:val="0"/>
      <w:marBottom w:val="0"/>
      <w:divBdr>
        <w:top w:val="none" w:sz="0" w:space="0" w:color="auto"/>
        <w:left w:val="none" w:sz="0" w:space="0" w:color="auto"/>
        <w:bottom w:val="none" w:sz="0" w:space="0" w:color="auto"/>
        <w:right w:val="none" w:sz="0" w:space="0" w:color="auto"/>
      </w:divBdr>
    </w:div>
    <w:div w:id="750932417">
      <w:bodyDiv w:val="1"/>
      <w:marLeft w:val="0"/>
      <w:marRight w:val="0"/>
      <w:marTop w:val="0"/>
      <w:marBottom w:val="0"/>
      <w:divBdr>
        <w:top w:val="none" w:sz="0" w:space="0" w:color="auto"/>
        <w:left w:val="none" w:sz="0" w:space="0" w:color="auto"/>
        <w:bottom w:val="none" w:sz="0" w:space="0" w:color="auto"/>
        <w:right w:val="none" w:sz="0" w:space="0" w:color="auto"/>
      </w:divBdr>
    </w:div>
    <w:div w:id="751392510">
      <w:bodyDiv w:val="1"/>
      <w:marLeft w:val="0"/>
      <w:marRight w:val="0"/>
      <w:marTop w:val="0"/>
      <w:marBottom w:val="0"/>
      <w:divBdr>
        <w:top w:val="none" w:sz="0" w:space="0" w:color="auto"/>
        <w:left w:val="none" w:sz="0" w:space="0" w:color="auto"/>
        <w:bottom w:val="none" w:sz="0" w:space="0" w:color="auto"/>
        <w:right w:val="none" w:sz="0" w:space="0" w:color="auto"/>
      </w:divBdr>
      <w:divsChild>
        <w:div w:id="1784763883">
          <w:marLeft w:val="0"/>
          <w:marRight w:val="0"/>
          <w:marTop w:val="0"/>
          <w:marBottom w:val="0"/>
          <w:divBdr>
            <w:top w:val="none" w:sz="0" w:space="0" w:color="auto"/>
            <w:left w:val="none" w:sz="0" w:space="0" w:color="auto"/>
            <w:bottom w:val="none" w:sz="0" w:space="0" w:color="auto"/>
            <w:right w:val="none" w:sz="0" w:space="0" w:color="auto"/>
          </w:divBdr>
          <w:divsChild>
            <w:div w:id="59239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4659">
      <w:bodyDiv w:val="1"/>
      <w:marLeft w:val="0"/>
      <w:marRight w:val="0"/>
      <w:marTop w:val="0"/>
      <w:marBottom w:val="0"/>
      <w:divBdr>
        <w:top w:val="none" w:sz="0" w:space="0" w:color="auto"/>
        <w:left w:val="none" w:sz="0" w:space="0" w:color="auto"/>
        <w:bottom w:val="none" w:sz="0" w:space="0" w:color="auto"/>
        <w:right w:val="none" w:sz="0" w:space="0" w:color="auto"/>
      </w:divBdr>
    </w:div>
    <w:div w:id="825633483">
      <w:bodyDiv w:val="1"/>
      <w:marLeft w:val="0"/>
      <w:marRight w:val="0"/>
      <w:marTop w:val="0"/>
      <w:marBottom w:val="0"/>
      <w:divBdr>
        <w:top w:val="none" w:sz="0" w:space="0" w:color="auto"/>
        <w:left w:val="none" w:sz="0" w:space="0" w:color="auto"/>
        <w:bottom w:val="none" w:sz="0" w:space="0" w:color="auto"/>
        <w:right w:val="none" w:sz="0" w:space="0" w:color="auto"/>
      </w:divBdr>
    </w:div>
    <w:div w:id="924533344">
      <w:bodyDiv w:val="1"/>
      <w:marLeft w:val="0"/>
      <w:marRight w:val="0"/>
      <w:marTop w:val="0"/>
      <w:marBottom w:val="0"/>
      <w:divBdr>
        <w:top w:val="none" w:sz="0" w:space="0" w:color="auto"/>
        <w:left w:val="none" w:sz="0" w:space="0" w:color="auto"/>
        <w:bottom w:val="none" w:sz="0" w:space="0" w:color="auto"/>
        <w:right w:val="none" w:sz="0" w:space="0" w:color="auto"/>
      </w:divBdr>
    </w:div>
    <w:div w:id="933250803">
      <w:bodyDiv w:val="1"/>
      <w:marLeft w:val="0"/>
      <w:marRight w:val="0"/>
      <w:marTop w:val="0"/>
      <w:marBottom w:val="0"/>
      <w:divBdr>
        <w:top w:val="none" w:sz="0" w:space="0" w:color="auto"/>
        <w:left w:val="none" w:sz="0" w:space="0" w:color="auto"/>
        <w:bottom w:val="none" w:sz="0" w:space="0" w:color="auto"/>
        <w:right w:val="none" w:sz="0" w:space="0" w:color="auto"/>
      </w:divBdr>
    </w:div>
    <w:div w:id="992373541">
      <w:bodyDiv w:val="1"/>
      <w:marLeft w:val="0"/>
      <w:marRight w:val="0"/>
      <w:marTop w:val="0"/>
      <w:marBottom w:val="0"/>
      <w:divBdr>
        <w:top w:val="none" w:sz="0" w:space="0" w:color="auto"/>
        <w:left w:val="none" w:sz="0" w:space="0" w:color="auto"/>
        <w:bottom w:val="none" w:sz="0" w:space="0" w:color="auto"/>
        <w:right w:val="none" w:sz="0" w:space="0" w:color="auto"/>
      </w:divBdr>
    </w:div>
    <w:div w:id="999386667">
      <w:bodyDiv w:val="1"/>
      <w:marLeft w:val="0"/>
      <w:marRight w:val="0"/>
      <w:marTop w:val="0"/>
      <w:marBottom w:val="0"/>
      <w:divBdr>
        <w:top w:val="none" w:sz="0" w:space="0" w:color="auto"/>
        <w:left w:val="none" w:sz="0" w:space="0" w:color="auto"/>
        <w:bottom w:val="none" w:sz="0" w:space="0" w:color="auto"/>
        <w:right w:val="none" w:sz="0" w:space="0" w:color="auto"/>
      </w:divBdr>
    </w:div>
    <w:div w:id="1008823058">
      <w:bodyDiv w:val="1"/>
      <w:marLeft w:val="0"/>
      <w:marRight w:val="0"/>
      <w:marTop w:val="0"/>
      <w:marBottom w:val="0"/>
      <w:divBdr>
        <w:top w:val="none" w:sz="0" w:space="0" w:color="auto"/>
        <w:left w:val="none" w:sz="0" w:space="0" w:color="auto"/>
        <w:bottom w:val="none" w:sz="0" w:space="0" w:color="auto"/>
        <w:right w:val="none" w:sz="0" w:space="0" w:color="auto"/>
      </w:divBdr>
    </w:div>
    <w:div w:id="1009257966">
      <w:bodyDiv w:val="1"/>
      <w:marLeft w:val="0"/>
      <w:marRight w:val="0"/>
      <w:marTop w:val="0"/>
      <w:marBottom w:val="0"/>
      <w:divBdr>
        <w:top w:val="none" w:sz="0" w:space="0" w:color="auto"/>
        <w:left w:val="none" w:sz="0" w:space="0" w:color="auto"/>
        <w:bottom w:val="none" w:sz="0" w:space="0" w:color="auto"/>
        <w:right w:val="none" w:sz="0" w:space="0" w:color="auto"/>
      </w:divBdr>
    </w:div>
    <w:div w:id="1026294387">
      <w:bodyDiv w:val="1"/>
      <w:marLeft w:val="0"/>
      <w:marRight w:val="0"/>
      <w:marTop w:val="0"/>
      <w:marBottom w:val="0"/>
      <w:divBdr>
        <w:top w:val="none" w:sz="0" w:space="0" w:color="auto"/>
        <w:left w:val="none" w:sz="0" w:space="0" w:color="auto"/>
        <w:bottom w:val="none" w:sz="0" w:space="0" w:color="auto"/>
        <w:right w:val="none" w:sz="0" w:space="0" w:color="auto"/>
      </w:divBdr>
    </w:div>
    <w:div w:id="1052734606">
      <w:bodyDiv w:val="1"/>
      <w:marLeft w:val="0"/>
      <w:marRight w:val="0"/>
      <w:marTop w:val="0"/>
      <w:marBottom w:val="0"/>
      <w:divBdr>
        <w:top w:val="none" w:sz="0" w:space="0" w:color="auto"/>
        <w:left w:val="none" w:sz="0" w:space="0" w:color="auto"/>
        <w:bottom w:val="none" w:sz="0" w:space="0" w:color="auto"/>
        <w:right w:val="none" w:sz="0" w:space="0" w:color="auto"/>
      </w:divBdr>
    </w:div>
    <w:div w:id="1075516569">
      <w:bodyDiv w:val="1"/>
      <w:marLeft w:val="0"/>
      <w:marRight w:val="0"/>
      <w:marTop w:val="0"/>
      <w:marBottom w:val="0"/>
      <w:divBdr>
        <w:top w:val="none" w:sz="0" w:space="0" w:color="auto"/>
        <w:left w:val="none" w:sz="0" w:space="0" w:color="auto"/>
        <w:bottom w:val="none" w:sz="0" w:space="0" w:color="auto"/>
        <w:right w:val="none" w:sz="0" w:space="0" w:color="auto"/>
      </w:divBdr>
    </w:div>
    <w:div w:id="1109276694">
      <w:bodyDiv w:val="1"/>
      <w:marLeft w:val="0"/>
      <w:marRight w:val="0"/>
      <w:marTop w:val="0"/>
      <w:marBottom w:val="0"/>
      <w:divBdr>
        <w:top w:val="none" w:sz="0" w:space="0" w:color="auto"/>
        <w:left w:val="none" w:sz="0" w:space="0" w:color="auto"/>
        <w:bottom w:val="none" w:sz="0" w:space="0" w:color="auto"/>
        <w:right w:val="none" w:sz="0" w:space="0" w:color="auto"/>
      </w:divBdr>
    </w:div>
    <w:div w:id="1171680432">
      <w:bodyDiv w:val="1"/>
      <w:marLeft w:val="0"/>
      <w:marRight w:val="0"/>
      <w:marTop w:val="0"/>
      <w:marBottom w:val="0"/>
      <w:divBdr>
        <w:top w:val="none" w:sz="0" w:space="0" w:color="auto"/>
        <w:left w:val="none" w:sz="0" w:space="0" w:color="auto"/>
        <w:bottom w:val="none" w:sz="0" w:space="0" w:color="auto"/>
        <w:right w:val="none" w:sz="0" w:space="0" w:color="auto"/>
      </w:divBdr>
      <w:divsChild>
        <w:div w:id="2111003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988939">
      <w:bodyDiv w:val="1"/>
      <w:marLeft w:val="0"/>
      <w:marRight w:val="0"/>
      <w:marTop w:val="0"/>
      <w:marBottom w:val="0"/>
      <w:divBdr>
        <w:top w:val="none" w:sz="0" w:space="0" w:color="auto"/>
        <w:left w:val="none" w:sz="0" w:space="0" w:color="auto"/>
        <w:bottom w:val="none" w:sz="0" w:space="0" w:color="auto"/>
        <w:right w:val="none" w:sz="0" w:space="0" w:color="auto"/>
      </w:divBdr>
    </w:div>
    <w:div w:id="1201433309">
      <w:bodyDiv w:val="1"/>
      <w:marLeft w:val="0"/>
      <w:marRight w:val="0"/>
      <w:marTop w:val="0"/>
      <w:marBottom w:val="0"/>
      <w:divBdr>
        <w:top w:val="none" w:sz="0" w:space="0" w:color="auto"/>
        <w:left w:val="none" w:sz="0" w:space="0" w:color="auto"/>
        <w:bottom w:val="none" w:sz="0" w:space="0" w:color="auto"/>
        <w:right w:val="none" w:sz="0" w:space="0" w:color="auto"/>
      </w:divBdr>
    </w:div>
    <w:div w:id="1236473488">
      <w:bodyDiv w:val="1"/>
      <w:marLeft w:val="0"/>
      <w:marRight w:val="0"/>
      <w:marTop w:val="0"/>
      <w:marBottom w:val="0"/>
      <w:divBdr>
        <w:top w:val="none" w:sz="0" w:space="0" w:color="auto"/>
        <w:left w:val="none" w:sz="0" w:space="0" w:color="auto"/>
        <w:bottom w:val="none" w:sz="0" w:space="0" w:color="auto"/>
        <w:right w:val="none" w:sz="0" w:space="0" w:color="auto"/>
      </w:divBdr>
      <w:divsChild>
        <w:div w:id="926966596">
          <w:marLeft w:val="0"/>
          <w:marRight w:val="0"/>
          <w:marTop w:val="0"/>
          <w:marBottom w:val="0"/>
          <w:divBdr>
            <w:top w:val="none" w:sz="0" w:space="0" w:color="auto"/>
            <w:left w:val="none" w:sz="0" w:space="0" w:color="auto"/>
            <w:bottom w:val="none" w:sz="0" w:space="0" w:color="auto"/>
            <w:right w:val="none" w:sz="0" w:space="0" w:color="auto"/>
          </w:divBdr>
          <w:divsChild>
            <w:div w:id="171680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1231">
      <w:bodyDiv w:val="1"/>
      <w:marLeft w:val="0"/>
      <w:marRight w:val="0"/>
      <w:marTop w:val="0"/>
      <w:marBottom w:val="0"/>
      <w:divBdr>
        <w:top w:val="none" w:sz="0" w:space="0" w:color="auto"/>
        <w:left w:val="none" w:sz="0" w:space="0" w:color="auto"/>
        <w:bottom w:val="none" w:sz="0" w:space="0" w:color="auto"/>
        <w:right w:val="none" w:sz="0" w:space="0" w:color="auto"/>
      </w:divBdr>
    </w:div>
    <w:div w:id="1258055311">
      <w:bodyDiv w:val="1"/>
      <w:marLeft w:val="0"/>
      <w:marRight w:val="0"/>
      <w:marTop w:val="0"/>
      <w:marBottom w:val="0"/>
      <w:divBdr>
        <w:top w:val="none" w:sz="0" w:space="0" w:color="auto"/>
        <w:left w:val="none" w:sz="0" w:space="0" w:color="auto"/>
        <w:bottom w:val="none" w:sz="0" w:space="0" w:color="auto"/>
        <w:right w:val="none" w:sz="0" w:space="0" w:color="auto"/>
      </w:divBdr>
    </w:div>
    <w:div w:id="1258825547">
      <w:bodyDiv w:val="1"/>
      <w:marLeft w:val="0"/>
      <w:marRight w:val="0"/>
      <w:marTop w:val="0"/>
      <w:marBottom w:val="0"/>
      <w:divBdr>
        <w:top w:val="none" w:sz="0" w:space="0" w:color="auto"/>
        <w:left w:val="none" w:sz="0" w:space="0" w:color="auto"/>
        <w:bottom w:val="none" w:sz="0" w:space="0" w:color="auto"/>
        <w:right w:val="none" w:sz="0" w:space="0" w:color="auto"/>
      </w:divBdr>
    </w:div>
    <w:div w:id="1315180268">
      <w:bodyDiv w:val="1"/>
      <w:marLeft w:val="0"/>
      <w:marRight w:val="0"/>
      <w:marTop w:val="0"/>
      <w:marBottom w:val="0"/>
      <w:divBdr>
        <w:top w:val="none" w:sz="0" w:space="0" w:color="auto"/>
        <w:left w:val="none" w:sz="0" w:space="0" w:color="auto"/>
        <w:bottom w:val="none" w:sz="0" w:space="0" w:color="auto"/>
        <w:right w:val="none" w:sz="0" w:space="0" w:color="auto"/>
      </w:divBdr>
      <w:divsChild>
        <w:div w:id="1418936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44832">
      <w:bodyDiv w:val="1"/>
      <w:marLeft w:val="0"/>
      <w:marRight w:val="0"/>
      <w:marTop w:val="0"/>
      <w:marBottom w:val="0"/>
      <w:divBdr>
        <w:top w:val="none" w:sz="0" w:space="0" w:color="auto"/>
        <w:left w:val="none" w:sz="0" w:space="0" w:color="auto"/>
        <w:bottom w:val="none" w:sz="0" w:space="0" w:color="auto"/>
        <w:right w:val="none" w:sz="0" w:space="0" w:color="auto"/>
      </w:divBdr>
    </w:div>
    <w:div w:id="1335181406">
      <w:bodyDiv w:val="1"/>
      <w:marLeft w:val="0"/>
      <w:marRight w:val="0"/>
      <w:marTop w:val="0"/>
      <w:marBottom w:val="0"/>
      <w:divBdr>
        <w:top w:val="none" w:sz="0" w:space="0" w:color="auto"/>
        <w:left w:val="none" w:sz="0" w:space="0" w:color="auto"/>
        <w:bottom w:val="none" w:sz="0" w:space="0" w:color="auto"/>
        <w:right w:val="none" w:sz="0" w:space="0" w:color="auto"/>
      </w:divBdr>
    </w:div>
    <w:div w:id="1347446381">
      <w:bodyDiv w:val="1"/>
      <w:marLeft w:val="0"/>
      <w:marRight w:val="0"/>
      <w:marTop w:val="0"/>
      <w:marBottom w:val="0"/>
      <w:divBdr>
        <w:top w:val="none" w:sz="0" w:space="0" w:color="auto"/>
        <w:left w:val="none" w:sz="0" w:space="0" w:color="auto"/>
        <w:bottom w:val="none" w:sz="0" w:space="0" w:color="auto"/>
        <w:right w:val="none" w:sz="0" w:space="0" w:color="auto"/>
      </w:divBdr>
    </w:div>
    <w:div w:id="1364020802">
      <w:bodyDiv w:val="1"/>
      <w:marLeft w:val="0"/>
      <w:marRight w:val="0"/>
      <w:marTop w:val="0"/>
      <w:marBottom w:val="0"/>
      <w:divBdr>
        <w:top w:val="none" w:sz="0" w:space="0" w:color="auto"/>
        <w:left w:val="none" w:sz="0" w:space="0" w:color="auto"/>
        <w:bottom w:val="none" w:sz="0" w:space="0" w:color="auto"/>
        <w:right w:val="none" w:sz="0" w:space="0" w:color="auto"/>
      </w:divBdr>
    </w:div>
    <w:div w:id="1391924325">
      <w:bodyDiv w:val="1"/>
      <w:marLeft w:val="0"/>
      <w:marRight w:val="0"/>
      <w:marTop w:val="0"/>
      <w:marBottom w:val="0"/>
      <w:divBdr>
        <w:top w:val="none" w:sz="0" w:space="0" w:color="auto"/>
        <w:left w:val="none" w:sz="0" w:space="0" w:color="auto"/>
        <w:bottom w:val="none" w:sz="0" w:space="0" w:color="auto"/>
        <w:right w:val="none" w:sz="0" w:space="0" w:color="auto"/>
      </w:divBdr>
    </w:div>
    <w:div w:id="1422413671">
      <w:bodyDiv w:val="1"/>
      <w:marLeft w:val="0"/>
      <w:marRight w:val="0"/>
      <w:marTop w:val="0"/>
      <w:marBottom w:val="0"/>
      <w:divBdr>
        <w:top w:val="none" w:sz="0" w:space="0" w:color="auto"/>
        <w:left w:val="none" w:sz="0" w:space="0" w:color="auto"/>
        <w:bottom w:val="none" w:sz="0" w:space="0" w:color="auto"/>
        <w:right w:val="none" w:sz="0" w:space="0" w:color="auto"/>
      </w:divBdr>
      <w:divsChild>
        <w:div w:id="1065103108">
          <w:marLeft w:val="0"/>
          <w:marRight w:val="0"/>
          <w:marTop w:val="0"/>
          <w:marBottom w:val="0"/>
          <w:divBdr>
            <w:top w:val="none" w:sz="0" w:space="0" w:color="auto"/>
            <w:left w:val="none" w:sz="0" w:space="0" w:color="auto"/>
            <w:bottom w:val="none" w:sz="0" w:space="0" w:color="auto"/>
            <w:right w:val="none" w:sz="0" w:space="0" w:color="auto"/>
          </w:divBdr>
          <w:divsChild>
            <w:div w:id="20352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5546">
      <w:bodyDiv w:val="1"/>
      <w:marLeft w:val="0"/>
      <w:marRight w:val="0"/>
      <w:marTop w:val="0"/>
      <w:marBottom w:val="0"/>
      <w:divBdr>
        <w:top w:val="none" w:sz="0" w:space="0" w:color="auto"/>
        <w:left w:val="none" w:sz="0" w:space="0" w:color="auto"/>
        <w:bottom w:val="none" w:sz="0" w:space="0" w:color="auto"/>
        <w:right w:val="none" w:sz="0" w:space="0" w:color="auto"/>
      </w:divBdr>
    </w:div>
    <w:div w:id="1435243688">
      <w:bodyDiv w:val="1"/>
      <w:marLeft w:val="0"/>
      <w:marRight w:val="0"/>
      <w:marTop w:val="0"/>
      <w:marBottom w:val="0"/>
      <w:divBdr>
        <w:top w:val="none" w:sz="0" w:space="0" w:color="auto"/>
        <w:left w:val="none" w:sz="0" w:space="0" w:color="auto"/>
        <w:bottom w:val="none" w:sz="0" w:space="0" w:color="auto"/>
        <w:right w:val="none" w:sz="0" w:space="0" w:color="auto"/>
      </w:divBdr>
    </w:div>
    <w:div w:id="1456944202">
      <w:bodyDiv w:val="1"/>
      <w:marLeft w:val="0"/>
      <w:marRight w:val="0"/>
      <w:marTop w:val="0"/>
      <w:marBottom w:val="0"/>
      <w:divBdr>
        <w:top w:val="none" w:sz="0" w:space="0" w:color="auto"/>
        <w:left w:val="none" w:sz="0" w:space="0" w:color="auto"/>
        <w:bottom w:val="none" w:sz="0" w:space="0" w:color="auto"/>
        <w:right w:val="none" w:sz="0" w:space="0" w:color="auto"/>
      </w:divBdr>
      <w:divsChild>
        <w:div w:id="1702852292">
          <w:marLeft w:val="0"/>
          <w:marRight w:val="0"/>
          <w:marTop w:val="0"/>
          <w:marBottom w:val="0"/>
          <w:divBdr>
            <w:top w:val="none" w:sz="0" w:space="0" w:color="auto"/>
            <w:left w:val="none" w:sz="0" w:space="0" w:color="auto"/>
            <w:bottom w:val="none" w:sz="0" w:space="0" w:color="auto"/>
            <w:right w:val="none" w:sz="0" w:space="0" w:color="auto"/>
          </w:divBdr>
          <w:divsChild>
            <w:div w:id="15777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20454">
      <w:bodyDiv w:val="1"/>
      <w:marLeft w:val="0"/>
      <w:marRight w:val="0"/>
      <w:marTop w:val="0"/>
      <w:marBottom w:val="0"/>
      <w:divBdr>
        <w:top w:val="none" w:sz="0" w:space="0" w:color="auto"/>
        <w:left w:val="none" w:sz="0" w:space="0" w:color="auto"/>
        <w:bottom w:val="none" w:sz="0" w:space="0" w:color="auto"/>
        <w:right w:val="none" w:sz="0" w:space="0" w:color="auto"/>
      </w:divBdr>
    </w:div>
    <w:div w:id="1476876607">
      <w:bodyDiv w:val="1"/>
      <w:marLeft w:val="0"/>
      <w:marRight w:val="0"/>
      <w:marTop w:val="0"/>
      <w:marBottom w:val="0"/>
      <w:divBdr>
        <w:top w:val="none" w:sz="0" w:space="0" w:color="auto"/>
        <w:left w:val="none" w:sz="0" w:space="0" w:color="auto"/>
        <w:bottom w:val="none" w:sz="0" w:space="0" w:color="auto"/>
        <w:right w:val="none" w:sz="0" w:space="0" w:color="auto"/>
      </w:divBdr>
    </w:div>
    <w:div w:id="1529297219">
      <w:bodyDiv w:val="1"/>
      <w:marLeft w:val="0"/>
      <w:marRight w:val="0"/>
      <w:marTop w:val="0"/>
      <w:marBottom w:val="0"/>
      <w:divBdr>
        <w:top w:val="none" w:sz="0" w:space="0" w:color="auto"/>
        <w:left w:val="none" w:sz="0" w:space="0" w:color="auto"/>
        <w:bottom w:val="none" w:sz="0" w:space="0" w:color="auto"/>
        <w:right w:val="none" w:sz="0" w:space="0" w:color="auto"/>
      </w:divBdr>
    </w:div>
    <w:div w:id="1551065445">
      <w:bodyDiv w:val="1"/>
      <w:marLeft w:val="0"/>
      <w:marRight w:val="0"/>
      <w:marTop w:val="0"/>
      <w:marBottom w:val="0"/>
      <w:divBdr>
        <w:top w:val="none" w:sz="0" w:space="0" w:color="auto"/>
        <w:left w:val="none" w:sz="0" w:space="0" w:color="auto"/>
        <w:bottom w:val="none" w:sz="0" w:space="0" w:color="auto"/>
        <w:right w:val="none" w:sz="0" w:space="0" w:color="auto"/>
      </w:divBdr>
    </w:div>
    <w:div w:id="1578130881">
      <w:bodyDiv w:val="1"/>
      <w:marLeft w:val="0"/>
      <w:marRight w:val="0"/>
      <w:marTop w:val="0"/>
      <w:marBottom w:val="0"/>
      <w:divBdr>
        <w:top w:val="none" w:sz="0" w:space="0" w:color="auto"/>
        <w:left w:val="none" w:sz="0" w:space="0" w:color="auto"/>
        <w:bottom w:val="none" w:sz="0" w:space="0" w:color="auto"/>
        <w:right w:val="none" w:sz="0" w:space="0" w:color="auto"/>
      </w:divBdr>
    </w:div>
    <w:div w:id="1579897006">
      <w:bodyDiv w:val="1"/>
      <w:marLeft w:val="0"/>
      <w:marRight w:val="0"/>
      <w:marTop w:val="0"/>
      <w:marBottom w:val="0"/>
      <w:divBdr>
        <w:top w:val="none" w:sz="0" w:space="0" w:color="auto"/>
        <w:left w:val="none" w:sz="0" w:space="0" w:color="auto"/>
        <w:bottom w:val="none" w:sz="0" w:space="0" w:color="auto"/>
        <w:right w:val="none" w:sz="0" w:space="0" w:color="auto"/>
      </w:divBdr>
      <w:divsChild>
        <w:div w:id="199561800">
          <w:marLeft w:val="0"/>
          <w:marRight w:val="0"/>
          <w:marTop w:val="0"/>
          <w:marBottom w:val="0"/>
          <w:divBdr>
            <w:top w:val="none" w:sz="0" w:space="0" w:color="auto"/>
            <w:left w:val="none" w:sz="0" w:space="0" w:color="auto"/>
            <w:bottom w:val="none" w:sz="0" w:space="0" w:color="auto"/>
            <w:right w:val="none" w:sz="0" w:space="0" w:color="auto"/>
          </w:divBdr>
          <w:divsChild>
            <w:div w:id="530345228">
              <w:marLeft w:val="0"/>
              <w:marRight w:val="0"/>
              <w:marTop w:val="0"/>
              <w:marBottom w:val="0"/>
              <w:divBdr>
                <w:top w:val="none" w:sz="0" w:space="0" w:color="auto"/>
                <w:left w:val="none" w:sz="0" w:space="0" w:color="auto"/>
                <w:bottom w:val="none" w:sz="0" w:space="0" w:color="auto"/>
                <w:right w:val="none" w:sz="0" w:space="0" w:color="auto"/>
              </w:divBdr>
            </w:div>
          </w:divsChild>
        </w:div>
        <w:div w:id="677195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539617">
          <w:marLeft w:val="0"/>
          <w:marRight w:val="0"/>
          <w:marTop w:val="0"/>
          <w:marBottom w:val="0"/>
          <w:divBdr>
            <w:top w:val="none" w:sz="0" w:space="0" w:color="auto"/>
            <w:left w:val="none" w:sz="0" w:space="0" w:color="auto"/>
            <w:bottom w:val="none" w:sz="0" w:space="0" w:color="auto"/>
            <w:right w:val="none" w:sz="0" w:space="0" w:color="auto"/>
          </w:divBdr>
          <w:divsChild>
            <w:div w:id="6008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9130">
      <w:bodyDiv w:val="1"/>
      <w:marLeft w:val="0"/>
      <w:marRight w:val="0"/>
      <w:marTop w:val="0"/>
      <w:marBottom w:val="0"/>
      <w:divBdr>
        <w:top w:val="none" w:sz="0" w:space="0" w:color="auto"/>
        <w:left w:val="none" w:sz="0" w:space="0" w:color="auto"/>
        <w:bottom w:val="none" w:sz="0" w:space="0" w:color="auto"/>
        <w:right w:val="none" w:sz="0" w:space="0" w:color="auto"/>
      </w:divBdr>
    </w:div>
    <w:div w:id="1633749364">
      <w:bodyDiv w:val="1"/>
      <w:marLeft w:val="0"/>
      <w:marRight w:val="0"/>
      <w:marTop w:val="0"/>
      <w:marBottom w:val="0"/>
      <w:divBdr>
        <w:top w:val="none" w:sz="0" w:space="0" w:color="auto"/>
        <w:left w:val="none" w:sz="0" w:space="0" w:color="auto"/>
        <w:bottom w:val="none" w:sz="0" w:space="0" w:color="auto"/>
        <w:right w:val="none" w:sz="0" w:space="0" w:color="auto"/>
      </w:divBdr>
    </w:div>
    <w:div w:id="1790391505">
      <w:bodyDiv w:val="1"/>
      <w:marLeft w:val="0"/>
      <w:marRight w:val="0"/>
      <w:marTop w:val="0"/>
      <w:marBottom w:val="0"/>
      <w:divBdr>
        <w:top w:val="none" w:sz="0" w:space="0" w:color="auto"/>
        <w:left w:val="none" w:sz="0" w:space="0" w:color="auto"/>
        <w:bottom w:val="none" w:sz="0" w:space="0" w:color="auto"/>
        <w:right w:val="none" w:sz="0" w:space="0" w:color="auto"/>
      </w:divBdr>
    </w:div>
    <w:div w:id="1811242249">
      <w:bodyDiv w:val="1"/>
      <w:marLeft w:val="0"/>
      <w:marRight w:val="0"/>
      <w:marTop w:val="0"/>
      <w:marBottom w:val="0"/>
      <w:divBdr>
        <w:top w:val="none" w:sz="0" w:space="0" w:color="auto"/>
        <w:left w:val="none" w:sz="0" w:space="0" w:color="auto"/>
        <w:bottom w:val="none" w:sz="0" w:space="0" w:color="auto"/>
        <w:right w:val="none" w:sz="0" w:space="0" w:color="auto"/>
      </w:divBdr>
      <w:divsChild>
        <w:div w:id="592864399">
          <w:marLeft w:val="0"/>
          <w:marRight w:val="0"/>
          <w:marTop w:val="0"/>
          <w:marBottom w:val="0"/>
          <w:divBdr>
            <w:top w:val="none" w:sz="0" w:space="0" w:color="auto"/>
            <w:left w:val="none" w:sz="0" w:space="0" w:color="auto"/>
            <w:bottom w:val="none" w:sz="0" w:space="0" w:color="auto"/>
            <w:right w:val="none" w:sz="0" w:space="0" w:color="auto"/>
          </w:divBdr>
          <w:divsChild>
            <w:div w:id="4829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8634">
      <w:bodyDiv w:val="1"/>
      <w:marLeft w:val="0"/>
      <w:marRight w:val="0"/>
      <w:marTop w:val="0"/>
      <w:marBottom w:val="0"/>
      <w:divBdr>
        <w:top w:val="none" w:sz="0" w:space="0" w:color="auto"/>
        <w:left w:val="none" w:sz="0" w:space="0" w:color="auto"/>
        <w:bottom w:val="none" w:sz="0" w:space="0" w:color="auto"/>
        <w:right w:val="none" w:sz="0" w:space="0" w:color="auto"/>
      </w:divBdr>
    </w:div>
    <w:div w:id="1831169752">
      <w:bodyDiv w:val="1"/>
      <w:marLeft w:val="0"/>
      <w:marRight w:val="0"/>
      <w:marTop w:val="0"/>
      <w:marBottom w:val="0"/>
      <w:divBdr>
        <w:top w:val="none" w:sz="0" w:space="0" w:color="auto"/>
        <w:left w:val="none" w:sz="0" w:space="0" w:color="auto"/>
        <w:bottom w:val="none" w:sz="0" w:space="0" w:color="auto"/>
        <w:right w:val="none" w:sz="0" w:space="0" w:color="auto"/>
      </w:divBdr>
    </w:div>
    <w:div w:id="1834493972">
      <w:bodyDiv w:val="1"/>
      <w:marLeft w:val="0"/>
      <w:marRight w:val="0"/>
      <w:marTop w:val="0"/>
      <w:marBottom w:val="0"/>
      <w:divBdr>
        <w:top w:val="none" w:sz="0" w:space="0" w:color="auto"/>
        <w:left w:val="none" w:sz="0" w:space="0" w:color="auto"/>
        <w:bottom w:val="none" w:sz="0" w:space="0" w:color="auto"/>
        <w:right w:val="none" w:sz="0" w:space="0" w:color="auto"/>
      </w:divBdr>
    </w:div>
    <w:div w:id="1845894330">
      <w:bodyDiv w:val="1"/>
      <w:marLeft w:val="0"/>
      <w:marRight w:val="0"/>
      <w:marTop w:val="0"/>
      <w:marBottom w:val="0"/>
      <w:divBdr>
        <w:top w:val="none" w:sz="0" w:space="0" w:color="auto"/>
        <w:left w:val="none" w:sz="0" w:space="0" w:color="auto"/>
        <w:bottom w:val="none" w:sz="0" w:space="0" w:color="auto"/>
        <w:right w:val="none" w:sz="0" w:space="0" w:color="auto"/>
      </w:divBdr>
    </w:div>
    <w:div w:id="1876309898">
      <w:bodyDiv w:val="1"/>
      <w:marLeft w:val="0"/>
      <w:marRight w:val="0"/>
      <w:marTop w:val="0"/>
      <w:marBottom w:val="0"/>
      <w:divBdr>
        <w:top w:val="none" w:sz="0" w:space="0" w:color="auto"/>
        <w:left w:val="none" w:sz="0" w:space="0" w:color="auto"/>
        <w:bottom w:val="none" w:sz="0" w:space="0" w:color="auto"/>
        <w:right w:val="none" w:sz="0" w:space="0" w:color="auto"/>
      </w:divBdr>
    </w:div>
    <w:div w:id="1901362935">
      <w:bodyDiv w:val="1"/>
      <w:marLeft w:val="0"/>
      <w:marRight w:val="0"/>
      <w:marTop w:val="0"/>
      <w:marBottom w:val="0"/>
      <w:divBdr>
        <w:top w:val="none" w:sz="0" w:space="0" w:color="auto"/>
        <w:left w:val="none" w:sz="0" w:space="0" w:color="auto"/>
        <w:bottom w:val="none" w:sz="0" w:space="0" w:color="auto"/>
        <w:right w:val="none" w:sz="0" w:space="0" w:color="auto"/>
      </w:divBdr>
      <w:divsChild>
        <w:div w:id="1974095911">
          <w:marLeft w:val="0"/>
          <w:marRight w:val="0"/>
          <w:marTop w:val="0"/>
          <w:marBottom w:val="0"/>
          <w:divBdr>
            <w:top w:val="none" w:sz="0" w:space="0" w:color="auto"/>
            <w:left w:val="none" w:sz="0" w:space="0" w:color="auto"/>
            <w:bottom w:val="none" w:sz="0" w:space="0" w:color="auto"/>
            <w:right w:val="none" w:sz="0" w:space="0" w:color="auto"/>
          </w:divBdr>
          <w:divsChild>
            <w:div w:id="9421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1048">
      <w:bodyDiv w:val="1"/>
      <w:marLeft w:val="0"/>
      <w:marRight w:val="0"/>
      <w:marTop w:val="0"/>
      <w:marBottom w:val="0"/>
      <w:divBdr>
        <w:top w:val="none" w:sz="0" w:space="0" w:color="auto"/>
        <w:left w:val="none" w:sz="0" w:space="0" w:color="auto"/>
        <w:bottom w:val="none" w:sz="0" w:space="0" w:color="auto"/>
        <w:right w:val="none" w:sz="0" w:space="0" w:color="auto"/>
      </w:divBdr>
    </w:div>
    <w:div w:id="1939409585">
      <w:bodyDiv w:val="1"/>
      <w:marLeft w:val="0"/>
      <w:marRight w:val="0"/>
      <w:marTop w:val="0"/>
      <w:marBottom w:val="0"/>
      <w:divBdr>
        <w:top w:val="none" w:sz="0" w:space="0" w:color="auto"/>
        <w:left w:val="none" w:sz="0" w:space="0" w:color="auto"/>
        <w:bottom w:val="none" w:sz="0" w:space="0" w:color="auto"/>
        <w:right w:val="none" w:sz="0" w:space="0" w:color="auto"/>
      </w:divBdr>
    </w:div>
    <w:div w:id="1950430378">
      <w:bodyDiv w:val="1"/>
      <w:marLeft w:val="0"/>
      <w:marRight w:val="0"/>
      <w:marTop w:val="0"/>
      <w:marBottom w:val="0"/>
      <w:divBdr>
        <w:top w:val="none" w:sz="0" w:space="0" w:color="auto"/>
        <w:left w:val="none" w:sz="0" w:space="0" w:color="auto"/>
        <w:bottom w:val="none" w:sz="0" w:space="0" w:color="auto"/>
        <w:right w:val="none" w:sz="0" w:space="0" w:color="auto"/>
      </w:divBdr>
    </w:div>
    <w:div w:id="2011980299">
      <w:bodyDiv w:val="1"/>
      <w:marLeft w:val="0"/>
      <w:marRight w:val="0"/>
      <w:marTop w:val="0"/>
      <w:marBottom w:val="0"/>
      <w:divBdr>
        <w:top w:val="none" w:sz="0" w:space="0" w:color="auto"/>
        <w:left w:val="none" w:sz="0" w:space="0" w:color="auto"/>
        <w:bottom w:val="none" w:sz="0" w:space="0" w:color="auto"/>
        <w:right w:val="none" w:sz="0" w:space="0" w:color="auto"/>
      </w:divBdr>
    </w:div>
    <w:div w:id="2033528102">
      <w:bodyDiv w:val="1"/>
      <w:marLeft w:val="0"/>
      <w:marRight w:val="0"/>
      <w:marTop w:val="0"/>
      <w:marBottom w:val="0"/>
      <w:divBdr>
        <w:top w:val="none" w:sz="0" w:space="0" w:color="auto"/>
        <w:left w:val="none" w:sz="0" w:space="0" w:color="auto"/>
        <w:bottom w:val="none" w:sz="0" w:space="0" w:color="auto"/>
        <w:right w:val="none" w:sz="0" w:space="0" w:color="auto"/>
      </w:divBdr>
    </w:div>
    <w:div w:id="2118022306">
      <w:bodyDiv w:val="1"/>
      <w:marLeft w:val="0"/>
      <w:marRight w:val="0"/>
      <w:marTop w:val="0"/>
      <w:marBottom w:val="0"/>
      <w:divBdr>
        <w:top w:val="none" w:sz="0" w:space="0" w:color="auto"/>
        <w:left w:val="none" w:sz="0" w:space="0" w:color="auto"/>
        <w:bottom w:val="none" w:sz="0" w:space="0" w:color="auto"/>
        <w:right w:val="none" w:sz="0" w:space="0" w:color="auto"/>
      </w:divBdr>
    </w:div>
    <w:div w:id="2137750755">
      <w:bodyDiv w:val="1"/>
      <w:marLeft w:val="0"/>
      <w:marRight w:val="0"/>
      <w:marTop w:val="0"/>
      <w:marBottom w:val="0"/>
      <w:divBdr>
        <w:top w:val="none" w:sz="0" w:space="0" w:color="auto"/>
        <w:left w:val="none" w:sz="0" w:space="0" w:color="auto"/>
        <w:bottom w:val="none" w:sz="0" w:space="0" w:color="auto"/>
        <w:right w:val="none" w:sz="0" w:space="0" w:color="auto"/>
      </w:divBdr>
      <w:divsChild>
        <w:div w:id="882057642">
          <w:marLeft w:val="0"/>
          <w:marRight w:val="0"/>
          <w:marTop w:val="0"/>
          <w:marBottom w:val="0"/>
          <w:divBdr>
            <w:top w:val="none" w:sz="0" w:space="0" w:color="auto"/>
            <w:left w:val="none" w:sz="0" w:space="0" w:color="auto"/>
            <w:bottom w:val="none" w:sz="0" w:space="0" w:color="auto"/>
            <w:right w:val="none" w:sz="0" w:space="0" w:color="auto"/>
          </w:divBdr>
          <w:divsChild>
            <w:div w:id="119487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real-estate-estimator.vercel.app/"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careerfoundry.com/en/blog/data-analytics/what-is-random-forest/" TargetMode="External"/><Relationship Id="rId25" Type="http://schemas.openxmlformats.org/officeDocument/2006/relationships/hyperlink" Target="https://github.com/Asaad164/FinalProject.git" TargetMode="External"/><Relationship Id="rId2" Type="http://schemas.openxmlformats.org/officeDocument/2006/relationships/numbering" Target="numbering.xml"/><Relationship Id="rId16" Type="http://schemas.openxmlformats.org/officeDocument/2006/relationships/hyperlink" Target="https://www.bankrate.com/real-estate/home-appraisal-vs-inspection/"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Asaad164/FinalProject.git" TargetMode="External"/><Relationship Id="rId5" Type="http://schemas.openxmlformats.org/officeDocument/2006/relationships/webSettings" Target="webSettings.xml"/><Relationship Id="rId15" Type="http://schemas.openxmlformats.org/officeDocument/2006/relationships/hyperlink" Target="https://www.investopedia.com/terms/m/marketefficiency.asp" TargetMode="Externa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saad164/FinalProject.git"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 Id="rId30"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E2412-8B1A-4D59-8866-94F43B961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28</Pages>
  <Words>7036</Words>
  <Characters>35183</Characters>
  <Application>Microsoft Office Word</Application>
  <DocSecurity>0</DocSecurity>
  <Lines>293</Lines>
  <Paragraphs>84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42135</CharactersWithSpaces>
  <SharedDoc>false</SharedDoc>
  <HLinks>
    <vt:vector size="42" baseType="variant">
      <vt:variant>
        <vt:i4>1310727</vt:i4>
      </vt:variant>
      <vt:variant>
        <vt:i4>507</vt:i4>
      </vt:variant>
      <vt:variant>
        <vt:i4>0</vt:i4>
      </vt:variant>
      <vt:variant>
        <vt:i4>5</vt:i4>
      </vt:variant>
      <vt:variant>
        <vt:lpwstr>https://github.com/Asaad164/FinalProject.git</vt:lpwstr>
      </vt:variant>
      <vt:variant>
        <vt:lpwstr/>
      </vt:variant>
      <vt:variant>
        <vt:i4>1310727</vt:i4>
      </vt:variant>
      <vt:variant>
        <vt:i4>504</vt:i4>
      </vt:variant>
      <vt:variant>
        <vt:i4>0</vt:i4>
      </vt:variant>
      <vt:variant>
        <vt:i4>5</vt:i4>
      </vt:variant>
      <vt:variant>
        <vt:lpwstr>https://github.com/Asaad164/FinalProject.git</vt:lpwstr>
      </vt:variant>
      <vt:variant>
        <vt:lpwstr/>
      </vt:variant>
      <vt:variant>
        <vt:i4>1114188</vt:i4>
      </vt:variant>
      <vt:variant>
        <vt:i4>501</vt:i4>
      </vt:variant>
      <vt:variant>
        <vt:i4>0</vt:i4>
      </vt:variant>
      <vt:variant>
        <vt:i4>5</vt:i4>
      </vt:variant>
      <vt:variant>
        <vt:lpwstr>https://real-estate-estimator.vercel.app/</vt:lpwstr>
      </vt:variant>
      <vt:variant>
        <vt:lpwstr/>
      </vt:variant>
      <vt:variant>
        <vt:i4>6946873</vt:i4>
      </vt:variant>
      <vt:variant>
        <vt:i4>498</vt:i4>
      </vt:variant>
      <vt:variant>
        <vt:i4>0</vt:i4>
      </vt:variant>
      <vt:variant>
        <vt:i4>5</vt:i4>
      </vt:variant>
      <vt:variant>
        <vt:lpwstr>https://careerfoundry.com/en/blog/data-analytics/what-is-random-forest/</vt:lpwstr>
      </vt:variant>
      <vt:variant>
        <vt:lpwstr>what-is-random-forest</vt:lpwstr>
      </vt:variant>
      <vt:variant>
        <vt:i4>3538979</vt:i4>
      </vt:variant>
      <vt:variant>
        <vt:i4>495</vt:i4>
      </vt:variant>
      <vt:variant>
        <vt:i4>0</vt:i4>
      </vt:variant>
      <vt:variant>
        <vt:i4>5</vt:i4>
      </vt:variant>
      <vt:variant>
        <vt:lpwstr>https://www.bankrate.com/real-estate/home-appraisal-vs-inspection/</vt:lpwstr>
      </vt:variant>
      <vt:variant>
        <vt:lpwstr/>
      </vt:variant>
      <vt:variant>
        <vt:i4>1376327</vt:i4>
      </vt:variant>
      <vt:variant>
        <vt:i4>492</vt:i4>
      </vt:variant>
      <vt:variant>
        <vt:i4>0</vt:i4>
      </vt:variant>
      <vt:variant>
        <vt:i4>5</vt:i4>
      </vt:variant>
      <vt:variant>
        <vt:lpwstr>https://www.investopedia.com/terms/m/marketefficiency.asp</vt:lpwstr>
      </vt:variant>
      <vt:variant>
        <vt:lpwstr/>
      </vt:variant>
      <vt:variant>
        <vt:i4>1310727</vt:i4>
      </vt:variant>
      <vt:variant>
        <vt:i4>0</vt:i4>
      </vt:variant>
      <vt:variant>
        <vt:i4>0</vt:i4>
      </vt:variant>
      <vt:variant>
        <vt:i4>5</vt:i4>
      </vt:variant>
      <vt:variant>
        <vt:lpwstr>https://github.com/Asaad164/FinalProject.git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Asaad Sajim</dc:creator>
  <cp:keywords/>
  <cp:lastModifiedBy>אסעד סג'ים</cp:lastModifiedBy>
  <cp:revision>214</cp:revision>
  <cp:lastPrinted>2025-01-23T06:01:00Z</cp:lastPrinted>
  <dcterms:created xsi:type="dcterms:W3CDTF">2025-07-06T18:58:00Z</dcterms:created>
  <dcterms:modified xsi:type="dcterms:W3CDTF">2025-07-26T09:31:00Z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15d667c2-e1a8-470f-8ebc-ca65079b5807</vt:lpwstr>
  </property>
</Properties>
</file>